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1893B" w14:textId="77777777" w:rsidR="00EA198E" w:rsidRDefault="00EA198E">
      <w:pPr>
        <w:pStyle w:val="BodyText"/>
      </w:pPr>
    </w:p>
    <w:p w14:paraId="4AB1893C" w14:textId="77777777" w:rsidR="00EA198E" w:rsidRDefault="00EA198E">
      <w:pPr>
        <w:pStyle w:val="BodyText"/>
        <w:spacing w:before="81"/>
      </w:pPr>
    </w:p>
    <w:p w14:paraId="4AB1893D" w14:textId="77777777" w:rsidR="00EA198E" w:rsidRDefault="001F1FB8">
      <w:pPr>
        <w:pStyle w:val="Heading1"/>
      </w:pPr>
      <w:r>
        <w:rPr>
          <w:spacing w:val="-2"/>
        </w:rPr>
        <w:t>Intro</w:t>
      </w:r>
    </w:p>
    <w:p w14:paraId="4AB1893E" w14:textId="77777777" w:rsidR="00EA198E" w:rsidRDefault="00EA198E">
      <w:pPr>
        <w:pStyle w:val="BodyText"/>
        <w:rPr>
          <w:b/>
        </w:rPr>
      </w:pPr>
    </w:p>
    <w:p w14:paraId="4AB1893F" w14:textId="77777777" w:rsidR="00EA198E" w:rsidRDefault="001F1FB8">
      <w:pPr>
        <w:pStyle w:val="BodyText"/>
      </w:pPr>
      <w:r>
        <w:rPr>
          <w:color w:val="000000"/>
          <w:highlight w:val="yellow"/>
        </w:rPr>
        <w:t>The</w:t>
      </w:r>
      <w:r>
        <w:rPr>
          <w:color w:val="000000"/>
          <w:spacing w:val="-1"/>
          <w:highlight w:val="yellow"/>
        </w:rPr>
        <w:t xml:space="preserve"> </w:t>
      </w:r>
      <w:r>
        <w:rPr>
          <w:color w:val="000000"/>
          <w:highlight w:val="yellow"/>
        </w:rPr>
        <w:t>reason</w:t>
      </w:r>
      <w:r>
        <w:rPr>
          <w:color w:val="000000"/>
          <w:spacing w:val="-1"/>
          <w:highlight w:val="yellow"/>
        </w:rPr>
        <w:t xml:space="preserve"> </w:t>
      </w:r>
      <w:r>
        <w:rPr>
          <w:color w:val="000000"/>
          <w:highlight w:val="yellow"/>
        </w:rPr>
        <w:t>Quakers</w:t>
      </w:r>
      <w:r>
        <w:rPr>
          <w:color w:val="000000"/>
          <w:spacing w:val="-2"/>
          <w:highlight w:val="yellow"/>
        </w:rPr>
        <w:t xml:space="preserve"> </w:t>
      </w:r>
      <w:r>
        <w:rPr>
          <w:color w:val="000000"/>
          <w:highlight w:val="yellow"/>
        </w:rPr>
        <w:t>were</w:t>
      </w:r>
      <w:r>
        <w:rPr>
          <w:color w:val="000000"/>
          <w:spacing w:val="-1"/>
          <w:highlight w:val="yellow"/>
        </w:rPr>
        <w:t xml:space="preserve"> </w:t>
      </w:r>
      <w:r>
        <w:rPr>
          <w:color w:val="000000"/>
          <w:highlight w:val="yellow"/>
        </w:rPr>
        <w:t>able</w:t>
      </w:r>
      <w:r>
        <w:rPr>
          <w:color w:val="000000"/>
          <w:spacing w:val="-1"/>
          <w:highlight w:val="yellow"/>
        </w:rPr>
        <w:t xml:space="preserve"> </w:t>
      </w:r>
      <w:r>
        <w:rPr>
          <w:color w:val="000000"/>
          <w:highlight w:val="yellow"/>
        </w:rPr>
        <w:t>to</w:t>
      </w:r>
      <w:r>
        <w:rPr>
          <w:color w:val="000000"/>
          <w:spacing w:val="-1"/>
          <w:highlight w:val="yellow"/>
        </w:rPr>
        <w:t xml:space="preserve"> </w:t>
      </w:r>
      <w:r>
        <w:rPr>
          <w:color w:val="000000"/>
          <w:highlight w:val="yellow"/>
        </w:rPr>
        <w:t>provide</w:t>
      </w:r>
      <w:r>
        <w:rPr>
          <w:color w:val="000000"/>
          <w:spacing w:val="-2"/>
          <w:highlight w:val="yellow"/>
        </w:rPr>
        <w:t xml:space="preserve"> </w:t>
      </w:r>
      <w:r>
        <w:rPr>
          <w:color w:val="000000"/>
          <w:highlight w:val="yellow"/>
        </w:rPr>
        <w:t>relief to</w:t>
      </w:r>
      <w:r>
        <w:rPr>
          <w:color w:val="000000"/>
          <w:spacing w:val="-1"/>
          <w:highlight w:val="yellow"/>
        </w:rPr>
        <w:t xml:space="preserve"> </w:t>
      </w:r>
      <w:r>
        <w:rPr>
          <w:color w:val="000000"/>
          <w:highlight w:val="yellow"/>
        </w:rPr>
        <w:t>victims</w:t>
      </w:r>
      <w:r>
        <w:rPr>
          <w:color w:val="000000"/>
          <w:spacing w:val="-2"/>
          <w:highlight w:val="yellow"/>
        </w:rPr>
        <w:t xml:space="preserve"> </w:t>
      </w:r>
      <w:r>
        <w:rPr>
          <w:color w:val="000000"/>
          <w:highlight w:val="yellow"/>
        </w:rPr>
        <w:t>of</w:t>
      </w:r>
      <w:r>
        <w:rPr>
          <w:color w:val="000000"/>
          <w:spacing w:val="-1"/>
          <w:highlight w:val="yellow"/>
        </w:rPr>
        <w:t xml:space="preserve"> </w:t>
      </w:r>
      <w:r>
        <w:rPr>
          <w:color w:val="000000"/>
          <w:highlight w:val="yellow"/>
        </w:rPr>
        <w:t>the</w:t>
      </w:r>
      <w:r>
        <w:rPr>
          <w:color w:val="000000"/>
          <w:spacing w:val="-1"/>
          <w:highlight w:val="yellow"/>
        </w:rPr>
        <w:t xml:space="preserve"> </w:t>
      </w:r>
      <w:r>
        <w:rPr>
          <w:color w:val="000000"/>
          <w:highlight w:val="yellow"/>
        </w:rPr>
        <w:t>Holocaust</w:t>
      </w:r>
      <w:r>
        <w:rPr>
          <w:color w:val="000000"/>
          <w:spacing w:val="-1"/>
          <w:highlight w:val="yellow"/>
        </w:rPr>
        <w:t xml:space="preserve"> </w:t>
      </w:r>
      <w:r>
        <w:rPr>
          <w:color w:val="000000"/>
          <w:highlight w:val="yellow"/>
        </w:rPr>
        <w:t>in</w:t>
      </w:r>
      <w:r>
        <w:rPr>
          <w:color w:val="000000"/>
          <w:spacing w:val="-1"/>
          <w:highlight w:val="yellow"/>
        </w:rPr>
        <w:t xml:space="preserve"> </w:t>
      </w:r>
      <w:r>
        <w:rPr>
          <w:color w:val="000000"/>
          <w:highlight w:val="yellow"/>
        </w:rPr>
        <w:t xml:space="preserve">Nazi </w:t>
      </w:r>
      <w:r>
        <w:rPr>
          <w:color w:val="000000"/>
          <w:spacing w:val="-2"/>
          <w:highlight w:val="yellow"/>
        </w:rPr>
        <w:t>Germany</w:t>
      </w:r>
    </w:p>
    <w:p w14:paraId="4AB18940" w14:textId="77777777" w:rsidR="00EA198E" w:rsidRDefault="00EA198E">
      <w:pPr>
        <w:pStyle w:val="BodyText"/>
      </w:pPr>
    </w:p>
    <w:p w14:paraId="4AB18941" w14:textId="77777777" w:rsidR="00EA198E" w:rsidRDefault="001F1FB8">
      <w:pPr>
        <w:pStyle w:val="BodyText"/>
      </w:pPr>
      <w:r>
        <w:rPr>
          <w:color w:val="000000"/>
          <w:highlight w:val="yellow"/>
        </w:rPr>
        <w:t>from</w:t>
      </w:r>
      <w:r>
        <w:rPr>
          <w:color w:val="000000"/>
          <w:spacing w:val="-1"/>
          <w:highlight w:val="yellow"/>
        </w:rPr>
        <w:t xml:space="preserve"> </w:t>
      </w:r>
      <w:r>
        <w:rPr>
          <w:color w:val="000000"/>
          <w:highlight w:val="yellow"/>
        </w:rPr>
        <w:t>1939-1945,</w:t>
      </w:r>
      <w:r>
        <w:rPr>
          <w:color w:val="000000"/>
          <w:spacing w:val="-2"/>
          <w:highlight w:val="yellow"/>
        </w:rPr>
        <w:t xml:space="preserve"> </w:t>
      </w:r>
      <w:r>
        <w:rPr>
          <w:color w:val="000000"/>
          <w:highlight w:val="yellow"/>
        </w:rPr>
        <w:t>despite</w:t>
      </w:r>
      <w:r>
        <w:rPr>
          <w:color w:val="000000"/>
          <w:spacing w:val="-1"/>
          <w:highlight w:val="yellow"/>
        </w:rPr>
        <w:t xml:space="preserve"> </w:t>
      </w:r>
      <w:r>
        <w:rPr>
          <w:color w:val="000000"/>
          <w:highlight w:val="yellow"/>
        </w:rPr>
        <w:t>the</w:t>
      </w:r>
      <w:r>
        <w:rPr>
          <w:color w:val="000000"/>
          <w:spacing w:val="-2"/>
          <w:highlight w:val="yellow"/>
        </w:rPr>
        <w:t xml:space="preserve"> </w:t>
      </w:r>
      <w:r>
        <w:rPr>
          <w:color w:val="000000"/>
          <w:highlight w:val="yellow"/>
        </w:rPr>
        <w:t>Nazi’s</w:t>
      </w:r>
      <w:r>
        <w:rPr>
          <w:color w:val="000000"/>
          <w:spacing w:val="-1"/>
          <w:highlight w:val="yellow"/>
        </w:rPr>
        <w:t xml:space="preserve"> </w:t>
      </w:r>
      <w:r>
        <w:rPr>
          <w:color w:val="000000"/>
          <w:highlight w:val="yellow"/>
        </w:rPr>
        <w:t>pushback</w:t>
      </w:r>
      <w:r>
        <w:rPr>
          <w:color w:val="000000"/>
          <w:spacing w:val="-1"/>
          <w:highlight w:val="yellow"/>
        </w:rPr>
        <w:t xml:space="preserve"> </w:t>
      </w:r>
      <w:r>
        <w:rPr>
          <w:color w:val="000000"/>
          <w:highlight w:val="yellow"/>
        </w:rPr>
        <w:t>and</w:t>
      </w:r>
      <w:r>
        <w:rPr>
          <w:color w:val="000000"/>
          <w:spacing w:val="-2"/>
          <w:highlight w:val="yellow"/>
        </w:rPr>
        <w:t xml:space="preserve"> </w:t>
      </w:r>
      <w:r>
        <w:rPr>
          <w:color w:val="000000"/>
          <w:highlight w:val="yellow"/>
        </w:rPr>
        <w:t>reluctance</w:t>
      </w:r>
      <w:r>
        <w:rPr>
          <w:color w:val="000000"/>
          <w:spacing w:val="-2"/>
          <w:highlight w:val="yellow"/>
        </w:rPr>
        <w:t xml:space="preserve"> </w:t>
      </w:r>
      <w:r>
        <w:rPr>
          <w:color w:val="000000"/>
          <w:highlight w:val="yellow"/>
        </w:rPr>
        <w:t>to</w:t>
      </w:r>
      <w:r>
        <w:rPr>
          <w:color w:val="000000"/>
          <w:spacing w:val="-1"/>
          <w:highlight w:val="yellow"/>
        </w:rPr>
        <w:t xml:space="preserve"> </w:t>
      </w:r>
      <w:r>
        <w:rPr>
          <w:color w:val="000000"/>
          <w:highlight w:val="yellow"/>
        </w:rPr>
        <w:t>allow</w:t>
      </w:r>
      <w:r>
        <w:rPr>
          <w:color w:val="000000"/>
          <w:spacing w:val="-2"/>
          <w:highlight w:val="yellow"/>
        </w:rPr>
        <w:t xml:space="preserve"> </w:t>
      </w:r>
      <w:r>
        <w:rPr>
          <w:color w:val="000000"/>
          <w:highlight w:val="yellow"/>
        </w:rPr>
        <w:t>humanitarian</w:t>
      </w:r>
      <w:r>
        <w:rPr>
          <w:color w:val="000000"/>
          <w:spacing w:val="-1"/>
          <w:highlight w:val="yellow"/>
        </w:rPr>
        <w:t xml:space="preserve"> </w:t>
      </w:r>
      <w:r>
        <w:rPr>
          <w:color w:val="000000"/>
          <w:highlight w:val="yellow"/>
        </w:rPr>
        <w:t>relief,</w:t>
      </w:r>
      <w:r>
        <w:rPr>
          <w:color w:val="000000"/>
          <w:spacing w:val="-1"/>
          <w:highlight w:val="yellow"/>
        </w:rPr>
        <w:t xml:space="preserve"> </w:t>
      </w:r>
      <w:r>
        <w:rPr>
          <w:color w:val="000000"/>
          <w:spacing w:val="-5"/>
          <w:highlight w:val="yellow"/>
        </w:rPr>
        <w:t>was</w:t>
      </w:r>
    </w:p>
    <w:p w14:paraId="4AB18942" w14:textId="77777777" w:rsidR="00EA198E" w:rsidRDefault="00EA198E">
      <w:pPr>
        <w:pStyle w:val="BodyText"/>
      </w:pPr>
    </w:p>
    <w:p w14:paraId="4AB18943" w14:textId="77777777" w:rsidR="00EA198E" w:rsidRDefault="001F1FB8">
      <w:pPr>
        <w:pStyle w:val="BodyText"/>
      </w:pPr>
      <w:r>
        <w:rPr>
          <w:color w:val="000000"/>
          <w:highlight w:val="yellow"/>
        </w:rPr>
        <w:t>primarily</w:t>
      </w:r>
      <w:r>
        <w:rPr>
          <w:color w:val="000000"/>
          <w:spacing w:val="-3"/>
          <w:highlight w:val="yellow"/>
        </w:rPr>
        <w:t xml:space="preserve"> </w:t>
      </w:r>
      <w:r>
        <w:rPr>
          <w:color w:val="000000"/>
          <w:highlight w:val="yellow"/>
        </w:rPr>
        <w:t>due</w:t>
      </w:r>
      <w:r>
        <w:rPr>
          <w:color w:val="000000"/>
          <w:spacing w:val="-1"/>
          <w:highlight w:val="yellow"/>
        </w:rPr>
        <w:t xml:space="preserve"> </w:t>
      </w:r>
      <w:r>
        <w:rPr>
          <w:color w:val="000000"/>
          <w:highlight w:val="yellow"/>
        </w:rPr>
        <w:t>to</w:t>
      </w:r>
      <w:r>
        <w:rPr>
          <w:color w:val="000000"/>
          <w:spacing w:val="-1"/>
        </w:rPr>
        <w:t xml:space="preserve"> </w:t>
      </w:r>
      <w:r>
        <w:rPr>
          <w:color w:val="000000"/>
          <w:highlight w:val="cyan"/>
        </w:rPr>
        <w:t>their</w:t>
      </w:r>
      <w:r>
        <w:rPr>
          <w:color w:val="000000"/>
          <w:spacing w:val="-1"/>
          <w:highlight w:val="cyan"/>
        </w:rPr>
        <w:t xml:space="preserve"> </w:t>
      </w:r>
      <w:r>
        <w:rPr>
          <w:color w:val="000000"/>
          <w:highlight w:val="cyan"/>
        </w:rPr>
        <w:t>previous</w:t>
      </w:r>
      <w:r>
        <w:rPr>
          <w:color w:val="000000"/>
          <w:spacing w:val="-2"/>
          <w:highlight w:val="cyan"/>
        </w:rPr>
        <w:t xml:space="preserve"> </w:t>
      </w:r>
      <w:r>
        <w:rPr>
          <w:color w:val="000000"/>
          <w:highlight w:val="cyan"/>
        </w:rPr>
        <w:t>humanitarian</w:t>
      </w:r>
      <w:r>
        <w:rPr>
          <w:color w:val="000000"/>
          <w:spacing w:val="-1"/>
          <w:highlight w:val="cyan"/>
        </w:rPr>
        <w:t xml:space="preserve"> </w:t>
      </w:r>
      <w:r>
        <w:rPr>
          <w:color w:val="000000"/>
          <w:highlight w:val="cyan"/>
        </w:rPr>
        <w:t>work in</w:t>
      </w:r>
      <w:r>
        <w:rPr>
          <w:color w:val="000000"/>
          <w:spacing w:val="-1"/>
          <w:highlight w:val="cyan"/>
        </w:rPr>
        <w:t xml:space="preserve"> </w:t>
      </w:r>
      <w:r>
        <w:rPr>
          <w:color w:val="000000"/>
          <w:highlight w:val="cyan"/>
        </w:rPr>
        <w:t>Germany</w:t>
      </w:r>
      <w:r>
        <w:rPr>
          <w:color w:val="000000"/>
          <w:spacing w:val="-1"/>
          <w:highlight w:val="cyan"/>
        </w:rPr>
        <w:t xml:space="preserve"> </w:t>
      </w:r>
      <w:r>
        <w:rPr>
          <w:color w:val="000000"/>
          <w:highlight w:val="cyan"/>
        </w:rPr>
        <w:t>during</w:t>
      </w:r>
      <w:r>
        <w:rPr>
          <w:color w:val="000000"/>
          <w:spacing w:val="-1"/>
          <w:highlight w:val="cyan"/>
        </w:rPr>
        <w:t xml:space="preserve"> </w:t>
      </w:r>
      <w:r>
        <w:rPr>
          <w:color w:val="000000"/>
          <w:highlight w:val="cyan"/>
        </w:rPr>
        <w:t>WWI</w:t>
      </w:r>
      <w:r>
        <w:rPr>
          <w:color w:val="000000"/>
          <w:spacing w:val="-1"/>
          <w:highlight w:val="cyan"/>
        </w:rPr>
        <w:t xml:space="preserve"> </w:t>
      </w:r>
      <w:r>
        <w:rPr>
          <w:color w:val="000000"/>
          <w:highlight w:val="cyan"/>
        </w:rPr>
        <w:t>and</w:t>
      </w:r>
      <w:r>
        <w:rPr>
          <w:color w:val="000000"/>
          <w:spacing w:val="-1"/>
          <w:highlight w:val="cyan"/>
        </w:rPr>
        <w:t xml:space="preserve"> </w:t>
      </w:r>
      <w:r>
        <w:rPr>
          <w:color w:val="000000"/>
          <w:highlight w:val="cyan"/>
        </w:rPr>
        <w:t xml:space="preserve">the </w:t>
      </w:r>
      <w:r>
        <w:rPr>
          <w:color w:val="000000"/>
          <w:spacing w:val="-2"/>
          <w:highlight w:val="cyan"/>
        </w:rPr>
        <w:t>Franco-</w:t>
      </w:r>
    </w:p>
    <w:p w14:paraId="4AB18944" w14:textId="77777777" w:rsidR="00EA198E" w:rsidRDefault="00EA198E">
      <w:pPr>
        <w:pStyle w:val="BodyText"/>
      </w:pPr>
    </w:p>
    <w:p w14:paraId="4AB18945" w14:textId="77777777" w:rsidR="00EA198E" w:rsidRDefault="001F1FB8">
      <w:pPr>
        <w:pStyle w:val="BodyText"/>
      </w:pPr>
      <w:r>
        <w:rPr>
          <w:color w:val="000000"/>
          <w:highlight w:val="cyan"/>
        </w:rPr>
        <w:t>Prussian</w:t>
      </w:r>
      <w:r>
        <w:rPr>
          <w:color w:val="000000"/>
          <w:spacing w:val="-1"/>
          <w:highlight w:val="cyan"/>
        </w:rPr>
        <w:t xml:space="preserve"> </w:t>
      </w:r>
      <w:r>
        <w:rPr>
          <w:color w:val="000000"/>
          <w:highlight w:val="cyan"/>
        </w:rPr>
        <w:t>War,</w:t>
      </w:r>
      <w:r>
        <w:rPr>
          <w:color w:val="000000"/>
          <w:spacing w:val="-1"/>
        </w:rPr>
        <w:t xml:space="preserve"> </w:t>
      </w:r>
      <w:r>
        <w:rPr>
          <w:color w:val="000000"/>
        </w:rPr>
        <w:t>and</w:t>
      </w:r>
      <w:r>
        <w:rPr>
          <w:color w:val="000000"/>
          <w:spacing w:val="-1"/>
        </w:rPr>
        <w:t xml:space="preserve"> </w:t>
      </w:r>
      <w:r>
        <w:rPr>
          <w:color w:val="000000"/>
          <w:highlight w:val="green"/>
        </w:rPr>
        <w:t>their</w:t>
      </w:r>
      <w:r>
        <w:rPr>
          <w:color w:val="000000"/>
          <w:spacing w:val="-1"/>
          <w:highlight w:val="green"/>
        </w:rPr>
        <w:t xml:space="preserve"> </w:t>
      </w:r>
      <w:r>
        <w:rPr>
          <w:color w:val="000000"/>
          <w:highlight w:val="green"/>
        </w:rPr>
        <w:t>willingness</w:t>
      </w:r>
      <w:r>
        <w:rPr>
          <w:color w:val="000000"/>
          <w:spacing w:val="-2"/>
          <w:highlight w:val="green"/>
        </w:rPr>
        <w:t xml:space="preserve"> </w:t>
      </w:r>
      <w:r>
        <w:rPr>
          <w:color w:val="000000"/>
          <w:highlight w:val="green"/>
        </w:rPr>
        <w:t>to</w:t>
      </w:r>
      <w:r>
        <w:rPr>
          <w:color w:val="000000"/>
          <w:spacing w:val="-1"/>
          <w:highlight w:val="green"/>
        </w:rPr>
        <w:t xml:space="preserve"> </w:t>
      </w:r>
      <w:r>
        <w:rPr>
          <w:color w:val="000000"/>
          <w:highlight w:val="green"/>
        </w:rPr>
        <w:t>help</w:t>
      </w:r>
      <w:r>
        <w:rPr>
          <w:color w:val="000000"/>
          <w:spacing w:val="-1"/>
          <w:highlight w:val="green"/>
        </w:rPr>
        <w:t xml:space="preserve"> </w:t>
      </w:r>
      <w:r>
        <w:rPr>
          <w:color w:val="000000"/>
          <w:highlight w:val="green"/>
        </w:rPr>
        <w:t>all</w:t>
      </w:r>
      <w:r>
        <w:rPr>
          <w:color w:val="000000"/>
          <w:spacing w:val="-1"/>
          <w:highlight w:val="green"/>
        </w:rPr>
        <w:t xml:space="preserve"> </w:t>
      </w:r>
      <w:r>
        <w:rPr>
          <w:color w:val="000000"/>
          <w:highlight w:val="green"/>
        </w:rPr>
        <w:t>people</w:t>
      </w:r>
      <w:r>
        <w:rPr>
          <w:color w:val="000000"/>
          <w:spacing w:val="-1"/>
          <w:highlight w:val="green"/>
        </w:rPr>
        <w:t xml:space="preserve"> </w:t>
      </w:r>
      <w:r>
        <w:rPr>
          <w:color w:val="000000"/>
          <w:highlight w:val="green"/>
        </w:rPr>
        <w:t>no</w:t>
      </w:r>
      <w:r>
        <w:rPr>
          <w:color w:val="000000"/>
          <w:spacing w:val="-1"/>
          <w:highlight w:val="green"/>
        </w:rPr>
        <w:t xml:space="preserve"> </w:t>
      </w:r>
      <w:r>
        <w:rPr>
          <w:color w:val="000000"/>
          <w:highlight w:val="green"/>
        </w:rPr>
        <w:t>matter</w:t>
      </w:r>
      <w:r>
        <w:rPr>
          <w:color w:val="000000"/>
          <w:spacing w:val="-2"/>
          <w:highlight w:val="green"/>
        </w:rPr>
        <w:t xml:space="preserve"> </w:t>
      </w:r>
      <w:r>
        <w:rPr>
          <w:color w:val="000000"/>
          <w:highlight w:val="green"/>
        </w:rPr>
        <w:t>who</w:t>
      </w:r>
      <w:r>
        <w:rPr>
          <w:color w:val="000000"/>
          <w:spacing w:val="-1"/>
          <w:highlight w:val="green"/>
        </w:rPr>
        <w:t xml:space="preserve"> </w:t>
      </w:r>
      <w:r>
        <w:rPr>
          <w:color w:val="000000"/>
          <w:highlight w:val="green"/>
        </w:rPr>
        <w:t>they</w:t>
      </w:r>
      <w:r>
        <w:rPr>
          <w:color w:val="000000"/>
          <w:spacing w:val="-1"/>
          <w:highlight w:val="green"/>
        </w:rPr>
        <w:t xml:space="preserve"> </w:t>
      </w:r>
      <w:r>
        <w:rPr>
          <w:color w:val="000000"/>
          <w:highlight w:val="green"/>
        </w:rPr>
        <w:t>were,</w:t>
      </w:r>
      <w:r>
        <w:rPr>
          <w:color w:val="000000"/>
          <w:spacing w:val="-1"/>
        </w:rPr>
        <w:t xml:space="preserve"> </w:t>
      </w:r>
      <w:r>
        <w:rPr>
          <w:color w:val="000000"/>
        </w:rPr>
        <w:t>leading</w:t>
      </w:r>
      <w:r>
        <w:rPr>
          <w:color w:val="000000"/>
          <w:spacing w:val="-2"/>
        </w:rPr>
        <w:t xml:space="preserve"> </w:t>
      </w:r>
      <w:r>
        <w:rPr>
          <w:color w:val="000000"/>
        </w:rPr>
        <w:t xml:space="preserve">to </w:t>
      </w:r>
      <w:r>
        <w:rPr>
          <w:color w:val="000000"/>
          <w:spacing w:val="-10"/>
          <w:highlight w:val="yellow"/>
        </w:rPr>
        <w:t>a</w:t>
      </w:r>
    </w:p>
    <w:p w14:paraId="4AB18946" w14:textId="77777777" w:rsidR="00EA198E" w:rsidRDefault="00EA198E">
      <w:pPr>
        <w:pStyle w:val="BodyText"/>
      </w:pPr>
    </w:p>
    <w:p w14:paraId="4AB18947" w14:textId="77777777" w:rsidR="00EA198E" w:rsidRDefault="001F1FB8">
      <w:pPr>
        <w:pStyle w:val="BodyText"/>
      </w:pPr>
      <w:r>
        <w:rPr>
          <w:color w:val="000000"/>
          <w:highlight w:val="yellow"/>
        </w:rPr>
        <w:t>remarkably</w:t>
      </w:r>
      <w:r>
        <w:rPr>
          <w:color w:val="000000"/>
          <w:spacing w:val="-1"/>
          <w:highlight w:val="yellow"/>
        </w:rPr>
        <w:t xml:space="preserve"> </w:t>
      </w:r>
      <w:r>
        <w:rPr>
          <w:color w:val="000000"/>
          <w:highlight w:val="yellow"/>
        </w:rPr>
        <w:t>strong and widespread, positive</w:t>
      </w:r>
      <w:r>
        <w:rPr>
          <w:color w:val="000000"/>
          <w:spacing w:val="-1"/>
          <w:highlight w:val="yellow"/>
        </w:rPr>
        <w:t xml:space="preserve"> </w:t>
      </w:r>
      <w:r>
        <w:rPr>
          <w:color w:val="000000"/>
          <w:highlight w:val="yellow"/>
        </w:rPr>
        <w:t>reputation</w:t>
      </w:r>
      <w:r>
        <w:rPr>
          <w:color w:val="000000"/>
          <w:spacing w:val="-1"/>
          <w:highlight w:val="yellow"/>
        </w:rPr>
        <w:t xml:space="preserve"> </w:t>
      </w:r>
      <w:r>
        <w:rPr>
          <w:color w:val="000000"/>
          <w:highlight w:val="yellow"/>
        </w:rPr>
        <w:t>amongst the German</w:t>
      </w:r>
      <w:r>
        <w:rPr>
          <w:color w:val="000000"/>
          <w:spacing w:val="-1"/>
          <w:highlight w:val="yellow"/>
        </w:rPr>
        <w:t xml:space="preserve"> </w:t>
      </w:r>
      <w:r>
        <w:rPr>
          <w:color w:val="000000"/>
          <w:spacing w:val="-2"/>
          <w:highlight w:val="yellow"/>
        </w:rPr>
        <w:t>populus.</w:t>
      </w:r>
    </w:p>
    <w:p w14:paraId="07970B39" w14:textId="77777777" w:rsidR="00EA198E" w:rsidRDefault="00EA198E">
      <w:pPr>
        <w:pStyle w:val="BodyText"/>
        <w:rPr>
          <w:ins w:id="0" w:author="Feinberg, Krista" w:date="2025-11-13T18:50:00Z" w16du:dateUtc="2025-11-14T01:50:00Z"/>
        </w:rPr>
      </w:pPr>
    </w:p>
    <w:p w14:paraId="78E4252F" w14:textId="77777777" w:rsidR="00B72BBD" w:rsidRDefault="00B72BBD">
      <w:pPr>
        <w:pStyle w:val="BodyText"/>
        <w:rPr>
          <w:ins w:id="1" w:author="Feinberg, Krista" w:date="2025-11-13T18:50:00Z" w16du:dateUtc="2025-11-14T01:50:00Z"/>
        </w:rPr>
      </w:pPr>
    </w:p>
    <w:p w14:paraId="4AB18948" w14:textId="10B81597" w:rsidR="00B72BBD" w:rsidRDefault="00B72BBD">
      <w:pPr>
        <w:pStyle w:val="BodyText"/>
        <w:sectPr w:rsidR="00B72BBD">
          <w:headerReference w:type="default" r:id="rId6"/>
          <w:type w:val="continuous"/>
          <w:pgSz w:w="12240" w:h="15840"/>
          <w:pgMar w:top="1340" w:right="1440" w:bottom="280" w:left="1440" w:header="720" w:footer="0" w:gutter="0"/>
          <w:pgNumType w:start="1"/>
          <w:cols w:space="720"/>
        </w:sectPr>
      </w:pPr>
      <w:ins w:id="2" w:author="Feinberg, Krista" w:date="2025-11-13T18:50:00Z" w16du:dateUtc="2025-11-14T01:50:00Z">
        <w:r>
          <w:t xml:space="preserve">Your main argument is clear and the subclaims support </w:t>
        </w:r>
        <w:proofErr w:type="gramStart"/>
        <w:r>
          <w:t xml:space="preserve">the </w:t>
        </w:r>
      </w:ins>
      <w:ins w:id="3" w:author="Feinberg, Krista" w:date="2025-11-13T18:51:00Z" w16du:dateUtc="2025-11-14T01:51:00Z">
        <w:r w:rsidR="00BC7FD6">
          <w:t xml:space="preserve"> main</w:t>
        </w:r>
        <w:proofErr w:type="gramEnd"/>
        <w:r w:rsidR="00BC7FD6">
          <w:t xml:space="preserve"> argument.  The argument would be stronger if you could incorporate </w:t>
        </w:r>
        <w:proofErr w:type="gramStart"/>
        <w:r w:rsidR="00BC7FD6">
          <w:t xml:space="preserve">a </w:t>
        </w:r>
        <w:r w:rsidR="00411279">
          <w:t xml:space="preserve"> counter</w:t>
        </w:r>
        <w:proofErr w:type="gramEnd"/>
        <w:r w:rsidR="00411279">
          <w:t xml:space="preserve"> claim in the thesis.  The bones of the thesis statement are solid; </w:t>
        </w:r>
        <w:proofErr w:type="gramStart"/>
        <w:r w:rsidR="00411279">
          <w:t>however</w:t>
        </w:r>
        <w:proofErr w:type="gramEnd"/>
        <w:r w:rsidR="00411279">
          <w:t xml:space="preserve"> the w</w:t>
        </w:r>
      </w:ins>
      <w:ins w:id="4" w:author="Feinberg, Krista" w:date="2025-11-13T18:52:00Z" w16du:dateUtc="2025-11-14T01:52:00Z">
        <w:r w:rsidR="00411279">
          <w:t xml:space="preserve">ording of the </w:t>
        </w:r>
        <w:proofErr w:type="gramStart"/>
        <w:r w:rsidR="00411279">
          <w:t>main  argument</w:t>
        </w:r>
        <w:proofErr w:type="gramEnd"/>
        <w:r w:rsidR="00411279">
          <w:t xml:space="preserve"> (yellow) is wordy/awkward in a couple of places.</w:t>
        </w:r>
      </w:ins>
    </w:p>
    <w:p w14:paraId="4AB18949" w14:textId="77777777" w:rsidR="00EA198E" w:rsidRDefault="001F1FB8">
      <w:pPr>
        <w:pStyle w:val="Heading1"/>
        <w:spacing w:before="81"/>
      </w:pPr>
      <w:r>
        <w:rPr>
          <w:spacing w:val="-2"/>
        </w:rPr>
        <w:lastRenderedPageBreak/>
        <w:t>Background</w:t>
      </w:r>
    </w:p>
    <w:p w14:paraId="4AB1894A" w14:textId="77777777" w:rsidR="00EA198E" w:rsidRDefault="00EA198E">
      <w:pPr>
        <w:pStyle w:val="BodyText"/>
        <w:rPr>
          <w:b/>
        </w:rPr>
      </w:pPr>
    </w:p>
    <w:p w14:paraId="4AB1894B" w14:textId="77777777" w:rsidR="00EA198E" w:rsidRDefault="001F1FB8">
      <w:pPr>
        <w:pStyle w:val="BodyText"/>
        <w:spacing w:line="480" w:lineRule="auto"/>
        <w:ind w:firstLine="720"/>
      </w:pPr>
      <w:r>
        <w:t>The Religious Society of Friends, commonly known as Quakers, are a religious group emerging from Christianity in the 1600s. The core tenets of their faith include the belief that all people</w:t>
      </w:r>
      <w:r>
        <w:rPr>
          <w:spacing w:val="-4"/>
        </w:rPr>
        <w:t xml:space="preserve"> </w:t>
      </w:r>
      <w:r>
        <w:t>can</w:t>
      </w:r>
      <w:r>
        <w:rPr>
          <w:spacing w:val="-3"/>
        </w:rPr>
        <w:t xml:space="preserve"> </w:t>
      </w:r>
      <w:r>
        <w:t>experience</w:t>
      </w:r>
      <w:r>
        <w:rPr>
          <w:spacing w:val="-3"/>
        </w:rPr>
        <w:t xml:space="preserve"> </w:t>
      </w:r>
      <w:r>
        <w:t>divinity</w:t>
      </w:r>
      <w:r>
        <w:rPr>
          <w:spacing w:val="-3"/>
        </w:rPr>
        <w:t xml:space="preserve"> </w:t>
      </w:r>
      <w:r>
        <w:t>and</w:t>
      </w:r>
      <w:r>
        <w:rPr>
          <w:spacing w:val="-3"/>
        </w:rPr>
        <w:t xml:space="preserve"> </w:t>
      </w:r>
      <w:r>
        <w:t>a</w:t>
      </w:r>
      <w:r>
        <w:rPr>
          <w:spacing w:val="-3"/>
        </w:rPr>
        <w:t xml:space="preserve"> </w:t>
      </w:r>
      <w:r>
        <w:t>belief</w:t>
      </w:r>
      <w:r>
        <w:rPr>
          <w:spacing w:val="-3"/>
        </w:rPr>
        <w:t xml:space="preserve"> </w:t>
      </w:r>
      <w:r>
        <w:t>that</w:t>
      </w:r>
      <w:r>
        <w:rPr>
          <w:spacing w:val="-3"/>
        </w:rPr>
        <w:t xml:space="preserve"> </w:t>
      </w:r>
      <w:r>
        <w:t>there</w:t>
      </w:r>
      <w:r>
        <w:rPr>
          <w:spacing w:val="-3"/>
        </w:rPr>
        <w:t xml:space="preserve"> </w:t>
      </w:r>
      <w:r>
        <w:t>is</w:t>
      </w:r>
      <w:r>
        <w:rPr>
          <w:spacing w:val="-3"/>
        </w:rPr>
        <w:t xml:space="preserve"> </w:t>
      </w:r>
      <w:r>
        <w:t>“that</w:t>
      </w:r>
      <w:r>
        <w:rPr>
          <w:spacing w:val="-3"/>
        </w:rPr>
        <w:t xml:space="preserve"> </w:t>
      </w:r>
      <w:r>
        <w:t>of</w:t>
      </w:r>
      <w:r>
        <w:rPr>
          <w:spacing w:val="-3"/>
        </w:rPr>
        <w:t xml:space="preserve"> </w:t>
      </w:r>
      <w:r>
        <w:t>God</w:t>
      </w:r>
      <w:r>
        <w:rPr>
          <w:spacing w:val="-3"/>
        </w:rPr>
        <w:t xml:space="preserve"> </w:t>
      </w:r>
      <w:r>
        <w:t>in</w:t>
      </w:r>
      <w:r>
        <w:rPr>
          <w:spacing w:val="-3"/>
        </w:rPr>
        <w:t xml:space="preserve"> </w:t>
      </w:r>
      <w:r>
        <w:t>everyone,”</w:t>
      </w:r>
      <w:r>
        <w:rPr>
          <w:spacing w:val="-3"/>
        </w:rPr>
        <w:t xml:space="preserve"> </w:t>
      </w:r>
      <w:r>
        <w:t>often</w:t>
      </w:r>
      <w:r>
        <w:rPr>
          <w:spacing w:val="-3"/>
        </w:rPr>
        <w:t xml:space="preserve"> </w:t>
      </w:r>
      <w:r>
        <w:t>referred to as an “inward light.”</w:t>
      </w:r>
      <w:r>
        <w:rPr>
          <w:position w:val="7"/>
          <w:sz w:val="16"/>
        </w:rPr>
        <w:t>1</w:t>
      </w:r>
      <w:r>
        <w:rPr>
          <w:spacing w:val="30"/>
          <w:position w:val="7"/>
          <w:sz w:val="16"/>
        </w:rPr>
        <w:t xml:space="preserve"> </w:t>
      </w:r>
      <w:r w:rsidRPr="00BF37BC">
        <w:rPr>
          <w:highlight w:val="yellow"/>
          <w:rPrChange w:id="5" w:author="Feinberg, Krista" w:date="2025-11-13T19:36:00Z" w16du:dateUtc="2025-11-14T02:36:00Z">
            <w:rPr/>
          </w:rPrChange>
        </w:rPr>
        <w:t>These</w:t>
      </w:r>
      <w:r>
        <w:t xml:space="preserve"> beliefs have led Quakers to engage in extensive humanitarian work throughout their history. When the Franco-Prussian War broke out in Europe in 1870, the Quakers</w:t>
      </w:r>
      <w:r>
        <w:rPr>
          <w:spacing w:val="-2"/>
        </w:rPr>
        <w:t xml:space="preserve"> </w:t>
      </w:r>
      <w:r>
        <w:t>formed</w:t>
      </w:r>
      <w:r>
        <w:rPr>
          <w:spacing w:val="-1"/>
        </w:rPr>
        <w:t xml:space="preserve"> </w:t>
      </w:r>
      <w:r>
        <w:t>the</w:t>
      </w:r>
      <w:r>
        <w:rPr>
          <w:spacing w:val="-1"/>
        </w:rPr>
        <w:t xml:space="preserve"> </w:t>
      </w:r>
      <w:r>
        <w:t>Friends</w:t>
      </w:r>
      <w:r>
        <w:rPr>
          <w:spacing w:val="-2"/>
        </w:rPr>
        <w:t xml:space="preserve"> </w:t>
      </w:r>
      <w:r>
        <w:t>War</w:t>
      </w:r>
      <w:r>
        <w:rPr>
          <w:spacing w:val="-1"/>
        </w:rPr>
        <w:t xml:space="preserve"> </w:t>
      </w:r>
      <w:r>
        <w:t>Victims</w:t>
      </w:r>
      <w:r>
        <w:rPr>
          <w:spacing w:val="-2"/>
        </w:rPr>
        <w:t xml:space="preserve"> </w:t>
      </w:r>
      <w:r>
        <w:t>Relief</w:t>
      </w:r>
      <w:r>
        <w:rPr>
          <w:spacing w:val="-1"/>
        </w:rPr>
        <w:t xml:space="preserve"> </w:t>
      </w:r>
      <w:r>
        <w:t>Committee</w:t>
      </w:r>
      <w:r>
        <w:rPr>
          <w:spacing w:val="-1"/>
        </w:rPr>
        <w:t xml:space="preserve"> </w:t>
      </w:r>
      <w:r>
        <w:t>which</w:t>
      </w:r>
      <w:r>
        <w:rPr>
          <w:spacing w:val="-2"/>
        </w:rPr>
        <w:t xml:space="preserve"> </w:t>
      </w:r>
      <w:r>
        <w:t>provided</w:t>
      </w:r>
      <w:commentRangeStart w:id="6"/>
      <w:r>
        <w:rPr>
          <w:spacing w:val="-1"/>
        </w:rPr>
        <w:t xml:space="preserve"> </w:t>
      </w:r>
      <w:commentRangeEnd w:id="6"/>
      <w:r w:rsidR="0028745A">
        <w:rPr>
          <w:rStyle w:val="CommentReference"/>
        </w:rPr>
        <w:commentReference w:id="6"/>
      </w:r>
      <w:r>
        <w:t>relief</w:t>
      </w:r>
      <w:r>
        <w:rPr>
          <w:spacing w:val="-2"/>
        </w:rPr>
        <w:t xml:space="preserve"> </w:t>
      </w:r>
      <w:r>
        <w:t>to</w:t>
      </w:r>
      <w:r>
        <w:rPr>
          <w:spacing w:val="-1"/>
        </w:rPr>
        <w:t xml:space="preserve"> </w:t>
      </w:r>
      <w:r>
        <w:t>civilians</w:t>
      </w:r>
      <w:r>
        <w:rPr>
          <w:spacing w:val="-2"/>
        </w:rPr>
        <w:t xml:space="preserve"> </w:t>
      </w:r>
      <w:r>
        <w:t xml:space="preserve">of European towns and villages affected by the war. They specifically incorporated a policy </w:t>
      </w:r>
      <w:commentRangeStart w:id="7"/>
      <w:r>
        <w:t>of “no discrimination,”</w:t>
      </w:r>
      <w:commentRangeEnd w:id="7"/>
      <w:r w:rsidR="00E07ECB">
        <w:rPr>
          <w:rStyle w:val="CommentReference"/>
        </w:rPr>
        <w:commentReference w:id="7"/>
      </w:r>
      <w:r>
        <w:t xml:space="preserve"> attending to Francs and Germans alike.</w:t>
      </w:r>
    </w:p>
    <w:p w14:paraId="4AB1894C" w14:textId="309731ED" w:rsidR="00EA198E" w:rsidRDefault="001F1FB8">
      <w:pPr>
        <w:pStyle w:val="BodyText"/>
        <w:spacing w:line="480" w:lineRule="auto"/>
        <w:ind w:right="20" w:firstLine="720"/>
        <w:rPr>
          <w:position w:val="7"/>
          <w:sz w:val="16"/>
        </w:rPr>
      </w:pPr>
      <w:commentRangeStart w:id="8"/>
      <w:r>
        <w:t xml:space="preserve">One of the </w:t>
      </w:r>
      <w:commentRangeEnd w:id="8"/>
      <w:r w:rsidR="00901BB3">
        <w:rPr>
          <w:rStyle w:val="CommentReference"/>
        </w:rPr>
        <w:commentReference w:id="8"/>
      </w:r>
      <w:r>
        <w:t>Quakers’ largest humanitarian efforts was feeding German children immediately</w:t>
      </w:r>
      <w:r>
        <w:rPr>
          <w:spacing w:val="-4"/>
        </w:rPr>
        <w:t xml:space="preserve"> </w:t>
      </w:r>
      <w:r>
        <w:t>following</w:t>
      </w:r>
      <w:r>
        <w:rPr>
          <w:spacing w:val="-3"/>
        </w:rPr>
        <w:t xml:space="preserve"> </w:t>
      </w:r>
      <w:r>
        <w:t>WWI</w:t>
      </w:r>
      <w:r>
        <w:rPr>
          <w:spacing w:val="-3"/>
        </w:rPr>
        <w:t xml:space="preserve"> </w:t>
      </w:r>
      <w:r>
        <w:t>from</w:t>
      </w:r>
      <w:r>
        <w:rPr>
          <w:spacing w:val="-3"/>
        </w:rPr>
        <w:t xml:space="preserve"> </w:t>
      </w:r>
      <w:r>
        <w:t>1919-1924.</w:t>
      </w:r>
      <w:r>
        <w:rPr>
          <w:spacing w:val="-3"/>
        </w:rPr>
        <w:t xml:space="preserve"> </w:t>
      </w:r>
      <w:r>
        <w:t>As</w:t>
      </w:r>
      <w:r>
        <w:rPr>
          <w:spacing w:val="-4"/>
        </w:rPr>
        <w:t xml:space="preserve"> </w:t>
      </w:r>
      <w:r>
        <w:t>soon</w:t>
      </w:r>
      <w:r>
        <w:rPr>
          <w:spacing w:val="-3"/>
        </w:rPr>
        <w:t xml:space="preserve"> </w:t>
      </w:r>
      <w:commentRangeStart w:id="9"/>
      <w:r>
        <w:t>as</w:t>
      </w:r>
      <w:r>
        <w:rPr>
          <w:spacing w:val="-4"/>
        </w:rPr>
        <w:t xml:space="preserve"> </w:t>
      </w:r>
      <w:r>
        <w:t>the</w:t>
      </w:r>
      <w:r>
        <w:rPr>
          <w:spacing w:val="-3"/>
        </w:rPr>
        <w:t xml:space="preserve"> </w:t>
      </w:r>
      <w:r>
        <w:t>allied</w:t>
      </w:r>
      <w:r>
        <w:rPr>
          <w:spacing w:val="-3"/>
        </w:rPr>
        <w:t xml:space="preserve"> </w:t>
      </w:r>
      <w:r>
        <w:t>blockade</w:t>
      </w:r>
      <w:r>
        <w:rPr>
          <w:spacing w:val="-4"/>
        </w:rPr>
        <w:t xml:space="preserve"> </w:t>
      </w:r>
      <w:r>
        <w:t>was</w:t>
      </w:r>
      <w:r>
        <w:rPr>
          <w:spacing w:val="-4"/>
        </w:rPr>
        <w:t xml:space="preserve"> </w:t>
      </w:r>
      <w:r>
        <w:t>lifted,</w:t>
      </w:r>
      <w:r>
        <w:rPr>
          <w:spacing w:val="-3"/>
        </w:rPr>
        <w:t xml:space="preserve"> </w:t>
      </w:r>
      <w:commentRangeEnd w:id="9"/>
      <w:r w:rsidR="002D4BBA">
        <w:rPr>
          <w:rStyle w:val="CommentReference"/>
        </w:rPr>
        <w:commentReference w:id="9"/>
      </w:r>
      <w:r>
        <w:t>some</w:t>
      </w:r>
      <w:r>
        <w:rPr>
          <w:spacing w:val="-3"/>
        </w:rPr>
        <w:t xml:space="preserve"> </w:t>
      </w:r>
      <w:r>
        <w:t xml:space="preserve">of the first people to enter Germany were Quakers looking for a way to supply aid to a devastated </w:t>
      </w:r>
      <w:proofErr w:type="spellStart"/>
      <w:proofErr w:type="gramStart"/>
      <w:r>
        <w:t>county.</w:t>
      </w:r>
      <w:ins w:id="10" w:author="Feinberg, Krista" w:date="2025-11-13T19:34:00Z" w16du:dateUtc="2025-11-14T02:34:00Z">
        <w:r w:rsidR="00BF37BC">
          <w:t>citation</w:t>
        </w:r>
      </w:ins>
      <w:proofErr w:type="spellEnd"/>
      <w:proofErr w:type="gramEnd"/>
      <w:r>
        <w:t xml:space="preserve"> Over a thousand Quakers helped oversee the distribution of food to German children.</w:t>
      </w:r>
      <w:ins w:id="11" w:author="Feinberg, Krista" w:date="2025-11-13T19:34:00Z" w16du:dateUtc="2025-11-14T02:34:00Z">
        <w:r w:rsidR="00BF37BC">
          <w:t xml:space="preserve"> Where?</w:t>
        </w:r>
      </w:ins>
      <w:r>
        <w:t xml:space="preserve"> At the height of their work, they </w:t>
      </w:r>
      <w:del w:id="12" w:author="Feinberg, Krista" w:date="2025-11-13T19:36:00Z" w16du:dateUtc="2025-11-14T02:36:00Z">
        <w:r w:rsidDel="00BF37BC">
          <w:delText xml:space="preserve">were feeding </w:delText>
        </w:r>
      </w:del>
      <w:proofErr w:type="spellStart"/>
      <w:ins w:id="13" w:author="Feinberg, Krista" w:date="2025-11-13T19:36:00Z" w16du:dateUtc="2025-11-14T02:36:00Z">
        <w:r w:rsidR="00BF37BC">
          <w:t>fed</w:t>
        </w:r>
      </w:ins>
      <w:r>
        <w:t>over</w:t>
      </w:r>
      <w:proofErr w:type="spellEnd"/>
      <w:r>
        <w:t xml:space="preserve"> </w:t>
      </w:r>
      <w:commentRangeStart w:id="14"/>
      <w:ins w:id="15" w:author="Feinberg, Krista" w:date="2025-11-13T19:34:00Z" w16du:dateUtc="2025-11-14T02:34:00Z">
        <w:r w:rsidR="00BF37BC">
          <w:t>one</w:t>
        </w:r>
      </w:ins>
      <w:del w:id="16" w:author="Feinberg, Krista" w:date="2025-11-13T19:34:00Z" w16du:dateUtc="2025-11-14T02:34:00Z">
        <w:r w:rsidDel="00BF37BC">
          <w:delText>1</w:delText>
        </w:r>
      </w:del>
      <w:commentRangeEnd w:id="14"/>
      <w:r w:rsidR="00BF37BC">
        <w:rPr>
          <w:rStyle w:val="CommentReference"/>
        </w:rPr>
        <w:commentReference w:id="14"/>
      </w:r>
      <w:r>
        <w:t xml:space="preserve"> million children per day. </w:t>
      </w:r>
      <w:ins w:id="17" w:author="Feinberg, Krista" w:date="2025-11-13T19:35:00Z" w16du:dateUtc="2025-11-14T02:35:00Z">
        <w:r w:rsidR="00BF37BC">
          <w:t xml:space="preserve">Citation? </w:t>
        </w:r>
      </w:ins>
      <w:r w:rsidRPr="00BF37BC">
        <w:rPr>
          <w:highlight w:val="yellow"/>
          <w:rPrChange w:id="18" w:author="Feinberg, Krista" w:date="2025-11-13T19:36:00Z" w16du:dateUtc="2025-11-14T02:36:00Z">
            <w:rPr/>
          </w:rPrChange>
        </w:rPr>
        <w:t>This</w:t>
      </w:r>
      <w:r>
        <w:t xml:space="preserve"> herculean </w:t>
      </w:r>
      <w:commentRangeStart w:id="19"/>
      <w:r>
        <w:t xml:space="preserve">effort was not forgotten by the German people </w:t>
      </w:r>
      <w:commentRangeEnd w:id="19"/>
      <w:r w:rsidR="00BF37BC">
        <w:rPr>
          <w:rStyle w:val="CommentReference"/>
        </w:rPr>
        <w:commentReference w:id="19"/>
      </w:r>
      <w:r>
        <w:t xml:space="preserve">who held a great deal of respect for the Quakers following this event, known in Germany as the </w:t>
      </w:r>
      <w:del w:id="20" w:author="Feinberg, Krista" w:date="2025-11-13T19:35:00Z" w16du:dateUtc="2025-11-14T02:35:00Z">
        <w:r w:rsidDel="00BF37BC">
          <w:delText>“</w:delText>
        </w:r>
      </w:del>
      <w:proofErr w:type="spellStart"/>
      <w:r w:rsidRPr="00BF37BC">
        <w:rPr>
          <w:i/>
          <w:iCs/>
          <w:rPrChange w:id="21" w:author="Feinberg, Krista" w:date="2025-11-13T19:36:00Z" w16du:dateUtc="2025-11-14T02:36:00Z">
            <w:rPr/>
          </w:rPrChange>
        </w:rPr>
        <w:t>Quaekerspeisung</w:t>
      </w:r>
      <w:proofErr w:type="spellEnd"/>
      <w:r>
        <w:t>.</w:t>
      </w:r>
      <w:del w:id="22" w:author="Feinberg, Krista" w:date="2025-11-13T19:35:00Z" w16du:dateUtc="2025-11-14T02:35:00Z">
        <w:r w:rsidDel="00BF37BC">
          <w:delText>”</w:delText>
        </w:r>
      </w:del>
      <w:r>
        <w:t xml:space="preserve"> </w:t>
      </w:r>
      <w:r w:rsidRPr="00BF37BC">
        <w:rPr>
          <w:highlight w:val="yellow"/>
          <w:rPrChange w:id="23" w:author="Feinberg, Krista" w:date="2025-11-13T19:36:00Z" w16du:dateUtc="2025-11-14T02:36:00Z">
            <w:rPr/>
          </w:rPrChange>
        </w:rPr>
        <w:t>This</w:t>
      </w:r>
      <w:r>
        <w:t xml:space="preserve"> work gave the Quakers a remarkably strong reputation not </w:t>
      </w:r>
      <w:ins w:id="24" w:author="Feinberg, Krista" w:date="2025-11-13T19:37:00Z" w16du:dateUtc="2025-11-14T02:37:00Z">
        <w:r w:rsidR="00BF37BC">
          <w:t>only</w:t>
        </w:r>
      </w:ins>
      <w:del w:id="25" w:author="Feinberg, Krista" w:date="2025-11-13T19:37:00Z" w16du:dateUtc="2025-11-14T02:37:00Z">
        <w:r w:rsidDel="00BF37BC">
          <w:delText>just</w:delText>
        </w:r>
      </w:del>
      <w:r>
        <w:t xml:space="preserve"> among those they had served but also in the wider world. </w:t>
      </w:r>
      <w:proofErr w:type="spellStart"/>
      <w:proofErr w:type="gramStart"/>
      <w:ins w:id="26" w:author="Feinberg, Krista" w:date="2025-11-13T19:37:00Z" w16du:dateUtc="2025-11-14T02:37:00Z">
        <w:r w:rsidR="00BF37BC">
          <w:t>Evidence?</w:t>
        </w:r>
      </w:ins>
      <w:r>
        <w:t>As</w:t>
      </w:r>
      <w:proofErr w:type="spellEnd"/>
      <w:proofErr w:type="gramEnd"/>
      <w:r>
        <w:t xml:space="preserve"> one </w:t>
      </w:r>
      <w:commentRangeStart w:id="27"/>
      <w:r>
        <w:t xml:space="preserve">American newspaper </w:t>
      </w:r>
      <w:commentRangeEnd w:id="27"/>
      <w:r w:rsidR="00BF37BC">
        <w:rPr>
          <w:rStyle w:val="CommentReference"/>
        </w:rPr>
        <w:commentReference w:id="27"/>
      </w:r>
      <w:r>
        <w:t xml:space="preserve">put it, “Violence itself respects them. And </w:t>
      </w:r>
      <w:commentRangeStart w:id="28"/>
      <w:r>
        <w:t>tyranny trusts them.”</w:t>
      </w:r>
      <w:r>
        <w:rPr>
          <w:position w:val="7"/>
          <w:sz w:val="16"/>
        </w:rPr>
        <w:t>2</w:t>
      </w:r>
      <w:commentRangeEnd w:id="28"/>
      <w:r w:rsidR="00BF37BC">
        <w:rPr>
          <w:rStyle w:val="CommentReference"/>
        </w:rPr>
        <w:commentReference w:id="28"/>
      </w:r>
    </w:p>
    <w:p w14:paraId="4AB1894D" w14:textId="77777777" w:rsidR="00EA198E" w:rsidRDefault="00EA198E">
      <w:pPr>
        <w:pStyle w:val="BodyText"/>
        <w:rPr>
          <w:sz w:val="20"/>
        </w:rPr>
      </w:pPr>
    </w:p>
    <w:p w14:paraId="4AB1894E" w14:textId="77777777" w:rsidR="00EA198E" w:rsidRDefault="00EA198E">
      <w:pPr>
        <w:pStyle w:val="BodyText"/>
        <w:rPr>
          <w:sz w:val="20"/>
        </w:rPr>
      </w:pPr>
    </w:p>
    <w:p w14:paraId="4AB1894F" w14:textId="77777777" w:rsidR="00EA198E" w:rsidRDefault="00EA198E">
      <w:pPr>
        <w:pStyle w:val="BodyText"/>
        <w:rPr>
          <w:sz w:val="20"/>
        </w:rPr>
      </w:pPr>
    </w:p>
    <w:p w14:paraId="4AB18950" w14:textId="77777777" w:rsidR="00EA198E" w:rsidRDefault="001F1FB8">
      <w:pPr>
        <w:pStyle w:val="BodyText"/>
        <w:spacing w:before="114"/>
        <w:rPr>
          <w:sz w:val="20"/>
        </w:rPr>
      </w:pPr>
      <w:r>
        <w:rPr>
          <w:noProof/>
          <w:sz w:val="20"/>
        </w:rPr>
        <mc:AlternateContent>
          <mc:Choice Requires="wps">
            <w:drawing>
              <wp:anchor distT="0" distB="0" distL="0" distR="0" simplePos="0" relativeHeight="487587840" behindDoc="1" locked="0" layoutInCell="1" allowOverlap="1" wp14:anchorId="4AB18982" wp14:editId="4AB18983">
                <wp:simplePos x="0" y="0"/>
                <wp:positionH relativeFrom="page">
                  <wp:posOffset>914400</wp:posOffset>
                </wp:positionH>
                <wp:positionV relativeFrom="paragraph">
                  <wp:posOffset>234264</wp:posOffset>
                </wp:positionV>
                <wp:extent cx="182245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2450" cy="1270"/>
                        </a:xfrm>
                        <a:custGeom>
                          <a:avLst/>
                          <a:gdLst/>
                          <a:ahLst/>
                          <a:cxnLst/>
                          <a:rect l="l" t="t" r="r" b="b"/>
                          <a:pathLst>
                            <a:path w="1822450">
                              <a:moveTo>
                                <a:pt x="0" y="0"/>
                              </a:moveTo>
                              <a:lnTo>
                                <a:pt x="182245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895F57" id="Graphic 2" o:spid="_x0000_s1026" style="position:absolute;margin-left:1in;margin-top:18.45pt;width:143.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2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" path="m,l1822450,e" filled="f" strokeweight=".72pt">
                <v:path arrowok="t"/>
                <w10:wrap type="topAndBottom" anchorx="page"/>
              </v:shape>
            </w:pict>
          </mc:Fallback>
        </mc:AlternateContent>
      </w:r>
    </w:p>
    <w:p w14:paraId="4AB18951" w14:textId="2CB16C01" w:rsidR="00EA198E" w:rsidRDefault="001F1FB8">
      <w:pPr>
        <w:spacing w:before="145" w:line="297" w:lineRule="auto"/>
        <w:ind w:right="691"/>
        <w:rPr>
          <w:rFonts w:ascii="Calibri" w:hAnsi="Calibri"/>
          <w:sz w:val="20"/>
        </w:rPr>
      </w:pPr>
      <w:r>
        <w:rPr>
          <w:rFonts w:ascii="Calibri" w:hAnsi="Calibri"/>
          <w:w w:val="105"/>
          <w:position w:val="7"/>
          <w:sz w:val="14"/>
        </w:rPr>
        <w:t>1</w:t>
      </w:r>
      <w:r>
        <w:rPr>
          <w:rFonts w:ascii="Calibri" w:hAnsi="Calibri"/>
          <w:spacing w:val="22"/>
          <w:w w:val="105"/>
          <w:position w:val="7"/>
          <w:sz w:val="14"/>
        </w:rPr>
        <w:t xml:space="preserve"> </w:t>
      </w:r>
      <w:r>
        <w:rPr>
          <w:rFonts w:ascii="Calibri" w:hAnsi="Calibri"/>
          <w:w w:val="105"/>
          <w:sz w:val="20"/>
        </w:rPr>
        <w:t>Quaker.org.</w:t>
      </w:r>
      <w:r>
        <w:rPr>
          <w:rFonts w:ascii="Calibri" w:hAnsi="Calibri"/>
          <w:spacing w:val="-1"/>
          <w:w w:val="105"/>
          <w:sz w:val="20"/>
        </w:rPr>
        <w:t xml:space="preserve"> </w:t>
      </w:r>
      <w:r>
        <w:rPr>
          <w:rFonts w:ascii="Calibri" w:hAnsi="Calibri"/>
          <w:w w:val="105"/>
          <w:sz w:val="20"/>
        </w:rPr>
        <w:t>“What</w:t>
      </w:r>
      <w:r>
        <w:rPr>
          <w:rFonts w:ascii="Calibri" w:hAnsi="Calibri"/>
          <w:spacing w:val="-1"/>
          <w:w w:val="105"/>
          <w:sz w:val="20"/>
        </w:rPr>
        <w:t xml:space="preserve"> </w:t>
      </w:r>
      <w:r>
        <w:rPr>
          <w:rFonts w:ascii="Calibri" w:hAnsi="Calibri"/>
          <w:w w:val="105"/>
          <w:sz w:val="20"/>
        </w:rPr>
        <w:t>Do</w:t>
      </w:r>
      <w:r>
        <w:rPr>
          <w:rFonts w:ascii="Calibri" w:hAnsi="Calibri"/>
          <w:spacing w:val="-1"/>
          <w:w w:val="105"/>
          <w:sz w:val="20"/>
        </w:rPr>
        <w:t xml:space="preserve"> </w:t>
      </w:r>
      <w:r>
        <w:rPr>
          <w:rFonts w:ascii="Calibri" w:hAnsi="Calibri"/>
          <w:w w:val="105"/>
          <w:sz w:val="20"/>
        </w:rPr>
        <w:t>Quakers</w:t>
      </w:r>
      <w:r>
        <w:rPr>
          <w:rFonts w:ascii="Calibri" w:hAnsi="Calibri"/>
          <w:spacing w:val="-1"/>
          <w:w w:val="105"/>
          <w:sz w:val="20"/>
        </w:rPr>
        <w:t xml:space="preserve"> </w:t>
      </w:r>
      <w:r>
        <w:rPr>
          <w:rFonts w:ascii="Calibri" w:hAnsi="Calibri"/>
          <w:w w:val="105"/>
          <w:sz w:val="20"/>
        </w:rPr>
        <w:t>Believe?”</w:t>
      </w:r>
      <w:r>
        <w:rPr>
          <w:rFonts w:ascii="Calibri" w:hAnsi="Calibri"/>
          <w:spacing w:val="-1"/>
          <w:w w:val="105"/>
          <w:sz w:val="20"/>
        </w:rPr>
        <w:t xml:space="preserve"> </w:t>
      </w:r>
      <w:r>
        <w:rPr>
          <w:rFonts w:ascii="Calibri" w:hAnsi="Calibri"/>
          <w:w w:val="105"/>
          <w:sz w:val="20"/>
        </w:rPr>
        <w:t>accessed</w:t>
      </w:r>
      <w:r>
        <w:rPr>
          <w:rFonts w:ascii="Calibri" w:hAnsi="Calibri"/>
          <w:spacing w:val="-1"/>
          <w:w w:val="105"/>
          <w:sz w:val="20"/>
        </w:rPr>
        <w:t xml:space="preserve"> </w:t>
      </w:r>
      <w:r>
        <w:rPr>
          <w:rFonts w:ascii="Calibri" w:hAnsi="Calibri"/>
          <w:w w:val="105"/>
          <w:sz w:val="20"/>
        </w:rPr>
        <w:t>November</w:t>
      </w:r>
      <w:r>
        <w:rPr>
          <w:rFonts w:ascii="Calibri" w:hAnsi="Calibri"/>
          <w:spacing w:val="-1"/>
          <w:w w:val="105"/>
          <w:sz w:val="20"/>
        </w:rPr>
        <w:t xml:space="preserve"> </w:t>
      </w:r>
      <w:r>
        <w:rPr>
          <w:rFonts w:ascii="Calibri" w:hAnsi="Calibri"/>
          <w:w w:val="105"/>
          <w:sz w:val="20"/>
        </w:rPr>
        <w:t>6,</w:t>
      </w:r>
      <w:r>
        <w:rPr>
          <w:rFonts w:ascii="Calibri" w:hAnsi="Calibri"/>
          <w:spacing w:val="-1"/>
          <w:w w:val="105"/>
          <w:sz w:val="20"/>
        </w:rPr>
        <w:t xml:space="preserve"> </w:t>
      </w:r>
      <w:r>
        <w:rPr>
          <w:rFonts w:ascii="Calibri" w:hAnsi="Calibri"/>
          <w:w w:val="105"/>
          <w:sz w:val="20"/>
        </w:rPr>
        <w:t>2025</w:t>
      </w:r>
      <w:ins w:id="29" w:author="Feinberg, Krista" w:date="2025-11-13T18:53:00Z" w16du:dateUtc="2025-11-14T01:53:00Z">
        <w:r w:rsidR="00411279">
          <w:rPr>
            <w:rFonts w:ascii="Calibri" w:hAnsi="Calibri"/>
            <w:w w:val="105"/>
            <w:sz w:val="20"/>
          </w:rPr>
          <w:t>.</w:t>
        </w:r>
      </w:ins>
      <w:r>
        <w:rPr>
          <w:rFonts w:ascii="Calibri" w:hAnsi="Calibri"/>
          <w:w w:val="105"/>
          <w:sz w:val="20"/>
        </w:rPr>
        <w:t>,</w:t>
      </w:r>
      <w:r>
        <w:rPr>
          <w:rFonts w:ascii="Calibri" w:hAnsi="Calibri"/>
          <w:spacing w:val="-1"/>
          <w:w w:val="105"/>
          <w:sz w:val="20"/>
        </w:rPr>
        <w:t xml:space="preserve"> </w:t>
      </w:r>
      <w:hyperlink r:id="rId11">
        <w:r>
          <w:rPr>
            <w:rFonts w:ascii="Calibri" w:hAnsi="Calibri"/>
            <w:color w:val="467886"/>
            <w:w w:val="105"/>
            <w:sz w:val="20"/>
            <w:u w:val="single" w:color="467886"/>
          </w:rPr>
          <w:t>https://quaker.org/what-do-</w:t>
        </w:r>
      </w:hyperlink>
      <w:hyperlink r:id="rId12">
        <w:r>
          <w:rPr>
            <w:rFonts w:ascii="Calibri" w:hAnsi="Calibri"/>
            <w:color w:val="467886"/>
            <w:spacing w:val="-2"/>
            <w:w w:val="105"/>
            <w:sz w:val="20"/>
            <w:u w:val="single" w:color="467886"/>
          </w:rPr>
          <w:t>quakers-believe/</w:t>
        </w:r>
      </w:hyperlink>
      <w:r>
        <w:rPr>
          <w:rFonts w:ascii="Calibri" w:hAnsi="Calibri"/>
          <w:spacing w:val="-2"/>
          <w:w w:val="105"/>
          <w:sz w:val="20"/>
        </w:rPr>
        <w:t>.</w:t>
      </w:r>
      <w:ins w:id="30" w:author="Feinberg, Krista" w:date="2025-11-13T18:53:00Z" w16du:dateUtc="2025-11-14T01:53:00Z">
        <w:r w:rsidR="00411279">
          <w:rPr>
            <w:rFonts w:ascii="Calibri" w:hAnsi="Calibri"/>
            <w:spacing w:val="-2"/>
            <w:w w:val="105"/>
            <w:sz w:val="20"/>
          </w:rPr>
          <w:t xml:space="preserve"> For the f</w:t>
        </w:r>
        <w:r w:rsidR="00292C7A">
          <w:rPr>
            <w:rFonts w:ascii="Calibri" w:hAnsi="Calibri"/>
            <w:spacing w:val="-2"/>
            <w:w w:val="105"/>
            <w:sz w:val="20"/>
          </w:rPr>
          <w:t xml:space="preserve">inal draft, please remove the </w:t>
        </w:r>
        <w:proofErr w:type="spellStart"/>
        <w:r w:rsidR="00292C7A">
          <w:rPr>
            <w:rFonts w:ascii="Calibri" w:hAnsi="Calibri"/>
            <w:spacing w:val="-2"/>
            <w:w w:val="105"/>
            <w:sz w:val="20"/>
          </w:rPr>
          <w:t>urls</w:t>
        </w:r>
        <w:proofErr w:type="spellEnd"/>
        <w:r w:rsidR="00292C7A">
          <w:rPr>
            <w:rFonts w:ascii="Calibri" w:hAnsi="Calibri"/>
            <w:spacing w:val="-2"/>
            <w:w w:val="105"/>
            <w:sz w:val="20"/>
          </w:rPr>
          <w:t xml:space="preserve">.  </w:t>
        </w:r>
      </w:ins>
    </w:p>
    <w:p w14:paraId="4AB18952" w14:textId="77777777" w:rsidR="00EA198E" w:rsidRDefault="001F1FB8">
      <w:pPr>
        <w:spacing w:line="223" w:lineRule="exact"/>
        <w:rPr>
          <w:rFonts w:ascii="Calibri" w:hAnsi="Calibri"/>
          <w:i/>
          <w:sz w:val="20"/>
        </w:rPr>
      </w:pPr>
      <w:r>
        <w:rPr>
          <w:rFonts w:ascii="Calibri" w:hAnsi="Calibri"/>
          <w:w w:val="105"/>
          <w:sz w:val="20"/>
        </w:rPr>
        <w:t>See</w:t>
      </w:r>
      <w:r>
        <w:rPr>
          <w:rFonts w:ascii="Calibri" w:hAnsi="Calibri"/>
          <w:spacing w:val="-4"/>
          <w:w w:val="105"/>
          <w:sz w:val="20"/>
        </w:rPr>
        <w:t xml:space="preserve"> </w:t>
      </w:r>
      <w:r>
        <w:rPr>
          <w:rFonts w:ascii="Calibri" w:hAnsi="Calibri"/>
          <w:w w:val="105"/>
          <w:sz w:val="20"/>
        </w:rPr>
        <w:t>also:</w:t>
      </w:r>
      <w:r>
        <w:rPr>
          <w:rFonts w:ascii="Calibri" w:hAnsi="Calibri"/>
          <w:spacing w:val="-4"/>
          <w:w w:val="105"/>
          <w:sz w:val="20"/>
        </w:rPr>
        <w:t xml:space="preserve"> </w:t>
      </w:r>
      <w:r>
        <w:rPr>
          <w:rFonts w:ascii="Calibri" w:hAnsi="Calibri"/>
          <w:w w:val="105"/>
          <w:sz w:val="20"/>
        </w:rPr>
        <w:t>Wilmer</w:t>
      </w:r>
      <w:r>
        <w:rPr>
          <w:rFonts w:ascii="Calibri" w:hAnsi="Calibri"/>
          <w:spacing w:val="-3"/>
          <w:w w:val="105"/>
          <w:sz w:val="20"/>
        </w:rPr>
        <w:t xml:space="preserve"> </w:t>
      </w:r>
      <w:r>
        <w:rPr>
          <w:rFonts w:ascii="Calibri" w:hAnsi="Calibri"/>
          <w:w w:val="105"/>
          <w:sz w:val="20"/>
        </w:rPr>
        <w:t>A.</w:t>
      </w:r>
      <w:r>
        <w:rPr>
          <w:rFonts w:ascii="Calibri" w:hAnsi="Calibri"/>
          <w:spacing w:val="-4"/>
          <w:w w:val="105"/>
          <w:sz w:val="20"/>
        </w:rPr>
        <w:t xml:space="preserve"> </w:t>
      </w:r>
      <w:r>
        <w:rPr>
          <w:rFonts w:ascii="Calibri" w:hAnsi="Calibri"/>
          <w:w w:val="105"/>
          <w:sz w:val="20"/>
        </w:rPr>
        <w:t>Cooper,</w:t>
      </w:r>
      <w:r>
        <w:rPr>
          <w:rFonts w:ascii="Calibri" w:hAnsi="Calibri"/>
          <w:spacing w:val="-3"/>
          <w:w w:val="105"/>
          <w:sz w:val="20"/>
        </w:rPr>
        <w:t xml:space="preserve"> </w:t>
      </w:r>
      <w:r>
        <w:rPr>
          <w:rFonts w:ascii="Calibri" w:hAnsi="Calibri"/>
          <w:w w:val="105"/>
          <w:sz w:val="20"/>
        </w:rPr>
        <w:t>“Reflections</w:t>
      </w:r>
      <w:r>
        <w:rPr>
          <w:rFonts w:ascii="Calibri" w:hAnsi="Calibri"/>
          <w:spacing w:val="-4"/>
          <w:w w:val="105"/>
          <w:sz w:val="20"/>
        </w:rPr>
        <w:t xml:space="preserve"> </w:t>
      </w:r>
      <w:r>
        <w:rPr>
          <w:rFonts w:ascii="Calibri" w:hAnsi="Calibri"/>
          <w:w w:val="105"/>
          <w:sz w:val="20"/>
        </w:rPr>
        <w:t>on</w:t>
      </w:r>
      <w:r>
        <w:rPr>
          <w:rFonts w:ascii="Calibri" w:hAnsi="Calibri"/>
          <w:spacing w:val="-3"/>
          <w:w w:val="105"/>
          <w:sz w:val="20"/>
        </w:rPr>
        <w:t xml:space="preserve"> </w:t>
      </w:r>
      <w:r>
        <w:rPr>
          <w:rFonts w:ascii="Calibri" w:hAnsi="Calibri"/>
          <w:w w:val="105"/>
          <w:sz w:val="20"/>
        </w:rPr>
        <w:t>Rufus</w:t>
      </w:r>
      <w:r>
        <w:rPr>
          <w:rFonts w:ascii="Calibri" w:hAnsi="Calibri"/>
          <w:spacing w:val="-4"/>
          <w:w w:val="105"/>
          <w:sz w:val="20"/>
        </w:rPr>
        <w:t xml:space="preserve"> </w:t>
      </w:r>
      <w:r>
        <w:rPr>
          <w:rFonts w:ascii="Calibri" w:hAnsi="Calibri"/>
          <w:w w:val="105"/>
          <w:sz w:val="20"/>
        </w:rPr>
        <w:t>M.</w:t>
      </w:r>
      <w:r>
        <w:rPr>
          <w:rFonts w:ascii="Calibri" w:hAnsi="Calibri"/>
          <w:spacing w:val="-3"/>
          <w:w w:val="105"/>
          <w:sz w:val="20"/>
        </w:rPr>
        <w:t xml:space="preserve"> </w:t>
      </w:r>
      <w:r>
        <w:rPr>
          <w:rFonts w:ascii="Calibri" w:hAnsi="Calibri"/>
          <w:w w:val="105"/>
          <w:sz w:val="20"/>
        </w:rPr>
        <w:t>Jones:</w:t>
      </w:r>
      <w:r>
        <w:rPr>
          <w:rFonts w:ascii="Calibri" w:hAnsi="Calibri"/>
          <w:spacing w:val="-4"/>
          <w:w w:val="105"/>
          <w:sz w:val="20"/>
        </w:rPr>
        <w:t xml:space="preserve"> </w:t>
      </w:r>
      <w:r>
        <w:rPr>
          <w:rFonts w:ascii="Calibri" w:hAnsi="Calibri"/>
          <w:w w:val="105"/>
          <w:sz w:val="20"/>
        </w:rPr>
        <w:t>Quaker</w:t>
      </w:r>
      <w:r>
        <w:rPr>
          <w:rFonts w:ascii="Calibri" w:hAnsi="Calibri"/>
          <w:spacing w:val="-3"/>
          <w:w w:val="105"/>
          <w:sz w:val="20"/>
        </w:rPr>
        <w:t xml:space="preserve"> </w:t>
      </w:r>
      <w:r>
        <w:rPr>
          <w:rFonts w:ascii="Calibri" w:hAnsi="Calibri"/>
          <w:w w:val="105"/>
          <w:sz w:val="20"/>
        </w:rPr>
        <w:t>Giant</w:t>
      </w:r>
      <w:r>
        <w:rPr>
          <w:rFonts w:ascii="Calibri" w:hAnsi="Calibri"/>
          <w:spacing w:val="-4"/>
          <w:w w:val="105"/>
          <w:sz w:val="20"/>
        </w:rPr>
        <w:t xml:space="preserve"> </w:t>
      </w:r>
      <w:r>
        <w:rPr>
          <w:rFonts w:ascii="Calibri" w:hAnsi="Calibri"/>
          <w:w w:val="105"/>
          <w:sz w:val="20"/>
        </w:rPr>
        <w:t>of</w:t>
      </w:r>
      <w:r>
        <w:rPr>
          <w:rFonts w:ascii="Calibri" w:hAnsi="Calibri"/>
          <w:spacing w:val="-4"/>
          <w:w w:val="105"/>
          <w:sz w:val="20"/>
        </w:rPr>
        <w:t xml:space="preserve"> </w:t>
      </w:r>
      <w:r>
        <w:rPr>
          <w:rFonts w:ascii="Calibri" w:hAnsi="Calibri"/>
          <w:w w:val="105"/>
          <w:sz w:val="20"/>
        </w:rPr>
        <w:t>the</w:t>
      </w:r>
      <w:r>
        <w:rPr>
          <w:rFonts w:ascii="Calibri" w:hAnsi="Calibri"/>
          <w:spacing w:val="-3"/>
          <w:w w:val="105"/>
          <w:sz w:val="20"/>
        </w:rPr>
        <w:t xml:space="preserve"> </w:t>
      </w:r>
      <w:r>
        <w:rPr>
          <w:rFonts w:ascii="Calibri" w:hAnsi="Calibri"/>
          <w:w w:val="105"/>
          <w:sz w:val="20"/>
        </w:rPr>
        <w:t>Twentieth</w:t>
      </w:r>
      <w:r>
        <w:rPr>
          <w:rFonts w:ascii="Calibri" w:hAnsi="Calibri"/>
          <w:spacing w:val="-4"/>
          <w:w w:val="105"/>
          <w:sz w:val="20"/>
        </w:rPr>
        <w:t xml:space="preserve"> </w:t>
      </w:r>
      <w:r>
        <w:rPr>
          <w:rFonts w:ascii="Calibri" w:hAnsi="Calibri"/>
          <w:w w:val="105"/>
          <w:sz w:val="20"/>
        </w:rPr>
        <w:t>Century,”</w:t>
      </w:r>
      <w:r>
        <w:rPr>
          <w:rFonts w:ascii="Calibri" w:hAnsi="Calibri"/>
          <w:spacing w:val="-3"/>
          <w:w w:val="105"/>
          <w:sz w:val="20"/>
        </w:rPr>
        <w:t xml:space="preserve"> </w:t>
      </w:r>
      <w:r>
        <w:rPr>
          <w:rFonts w:ascii="Calibri" w:hAnsi="Calibri"/>
          <w:i/>
          <w:spacing w:val="-2"/>
          <w:w w:val="105"/>
          <w:sz w:val="20"/>
        </w:rPr>
        <w:t>Quaker</w:t>
      </w:r>
    </w:p>
    <w:p w14:paraId="4AB18953" w14:textId="46E5461D" w:rsidR="00EA198E" w:rsidRDefault="001F1FB8">
      <w:pPr>
        <w:spacing w:before="38"/>
        <w:rPr>
          <w:rFonts w:ascii="Calibri"/>
          <w:sz w:val="20"/>
        </w:rPr>
      </w:pPr>
      <w:r>
        <w:rPr>
          <w:rFonts w:ascii="Calibri"/>
          <w:i/>
          <w:w w:val="105"/>
          <w:sz w:val="20"/>
        </w:rPr>
        <w:t>History</w:t>
      </w:r>
      <w:r>
        <w:rPr>
          <w:rFonts w:ascii="Calibri"/>
          <w:i/>
          <w:spacing w:val="-5"/>
          <w:w w:val="105"/>
          <w:sz w:val="20"/>
        </w:rPr>
        <w:t xml:space="preserve"> </w:t>
      </w:r>
      <w:r>
        <w:rPr>
          <w:rFonts w:ascii="Calibri"/>
          <w:w w:val="105"/>
          <w:sz w:val="20"/>
        </w:rPr>
        <w:t>94,</w:t>
      </w:r>
      <w:r>
        <w:rPr>
          <w:rFonts w:ascii="Calibri"/>
          <w:spacing w:val="-5"/>
          <w:w w:val="105"/>
          <w:sz w:val="20"/>
        </w:rPr>
        <w:t xml:space="preserve"> </w:t>
      </w:r>
      <w:r>
        <w:rPr>
          <w:rFonts w:ascii="Calibri"/>
          <w:w w:val="105"/>
          <w:sz w:val="20"/>
        </w:rPr>
        <w:t>no.</w:t>
      </w:r>
      <w:r>
        <w:rPr>
          <w:rFonts w:ascii="Calibri"/>
          <w:spacing w:val="-4"/>
          <w:w w:val="105"/>
          <w:sz w:val="20"/>
        </w:rPr>
        <w:t xml:space="preserve"> </w:t>
      </w:r>
      <w:r>
        <w:rPr>
          <w:rFonts w:ascii="Calibri"/>
          <w:w w:val="105"/>
          <w:sz w:val="20"/>
        </w:rPr>
        <w:t>2</w:t>
      </w:r>
      <w:r>
        <w:rPr>
          <w:rFonts w:ascii="Calibri"/>
          <w:spacing w:val="-5"/>
          <w:w w:val="105"/>
          <w:sz w:val="20"/>
        </w:rPr>
        <w:t xml:space="preserve"> </w:t>
      </w:r>
      <w:r>
        <w:rPr>
          <w:rFonts w:ascii="Calibri"/>
          <w:w w:val="105"/>
          <w:sz w:val="20"/>
        </w:rPr>
        <w:t>(Fall</w:t>
      </w:r>
      <w:r>
        <w:rPr>
          <w:rFonts w:ascii="Calibri"/>
          <w:spacing w:val="-4"/>
          <w:w w:val="105"/>
          <w:sz w:val="20"/>
        </w:rPr>
        <w:t xml:space="preserve"> </w:t>
      </w:r>
      <w:r>
        <w:rPr>
          <w:rFonts w:ascii="Calibri"/>
          <w:w w:val="105"/>
          <w:sz w:val="20"/>
        </w:rPr>
        <w:t>2005):</w:t>
      </w:r>
      <w:r>
        <w:rPr>
          <w:rFonts w:ascii="Calibri"/>
          <w:spacing w:val="-5"/>
          <w:w w:val="105"/>
          <w:sz w:val="20"/>
        </w:rPr>
        <w:t xml:space="preserve"> </w:t>
      </w:r>
      <w:r>
        <w:rPr>
          <w:rFonts w:ascii="Calibri"/>
          <w:w w:val="105"/>
          <w:sz w:val="20"/>
        </w:rPr>
        <w:t>31-32</w:t>
      </w:r>
      <w:ins w:id="31" w:author="Feinberg, Krista" w:date="2025-11-13T18:53:00Z" w16du:dateUtc="2025-11-14T01:53:00Z">
        <w:r w:rsidR="00292C7A">
          <w:rPr>
            <w:rFonts w:ascii="Calibri"/>
            <w:w w:val="105"/>
            <w:sz w:val="20"/>
          </w:rPr>
          <w:t>.</w:t>
        </w:r>
      </w:ins>
      <w:r>
        <w:rPr>
          <w:rFonts w:ascii="Calibri"/>
          <w:w w:val="105"/>
          <w:sz w:val="20"/>
        </w:rPr>
        <w:t>,</w:t>
      </w:r>
      <w:r>
        <w:rPr>
          <w:rFonts w:ascii="Calibri"/>
          <w:spacing w:val="-5"/>
          <w:w w:val="105"/>
          <w:sz w:val="20"/>
        </w:rPr>
        <w:t xml:space="preserve"> </w:t>
      </w:r>
      <w:hyperlink r:id="rId13">
        <w:r>
          <w:rPr>
            <w:rFonts w:ascii="Calibri"/>
            <w:color w:val="467886"/>
            <w:spacing w:val="-2"/>
            <w:w w:val="105"/>
            <w:sz w:val="20"/>
            <w:u w:val="single" w:color="467886"/>
          </w:rPr>
          <w:t>https://www.jstor.org/stable/41947564</w:t>
        </w:r>
      </w:hyperlink>
      <w:r>
        <w:rPr>
          <w:rFonts w:ascii="Calibri"/>
          <w:spacing w:val="-2"/>
          <w:w w:val="105"/>
          <w:sz w:val="20"/>
        </w:rPr>
        <w:t>.</w:t>
      </w:r>
    </w:p>
    <w:p w14:paraId="4AB18954" w14:textId="77777777" w:rsidR="00EA198E" w:rsidRDefault="001F1FB8">
      <w:pPr>
        <w:spacing w:before="199"/>
        <w:rPr>
          <w:rFonts w:ascii="Calibri" w:hAnsi="Calibri"/>
          <w:i/>
          <w:sz w:val="20"/>
        </w:rPr>
      </w:pPr>
      <w:r>
        <w:rPr>
          <w:rFonts w:ascii="Calibri" w:hAnsi="Calibri"/>
          <w:w w:val="105"/>
          <w:position w:val="6"/>
          <w:sz w:val="12"/>
        </w:rPr>
        <w:t>2</w:t>
      </w:r>
      <w:r>
        <w:rPr>
          <w:rFonts w:ascii="Calibri" w:hAnsi="Calibri"/>
          <w:spacing w:val="16"/>
          <w:w w:val="105"/>
          <w:position w:val="6"/>
          <w:sz w:val="12"/>
        </w:rPr>
        <w:t xml:space="preserve"> </w:t>
      </w:r>
      <w:r>
        <w:rPr>
          <w:rFonts w:ascii="Calibri" w:hAnsi="Calibri"/>
          <w:w w:val="105"/>
          <w:sz w:val="20"/>
        </w:rPr>
        <w:t>“</w:t>
      </w:r>
      <w:proofErr w:type="gramStart"/>
      <w:r>
        <w:rPr>
          <w:rFonts w:ascii="Calibri" w:hAnsi="Calibri"/>
          <w:w w:val="105"/>
          <w:sz w:val="20"/>
        </w:rPr>
        <w:t>Again</w:t>
      </w:r>
      <w:proofErr w:type="gramEnd"/>
      <w:r>
        <w:rPr>
          <w:rFonts w:ascii="Calibri" w:hAnsi="Calibri"/>
          <w:spacing w:val="-3"/>
          <w:w w:val="105"/>
          <w:sz w:val="20"/>
        </w:rPr>
        <w:t xml:space="preserve"> </w:t>
      </w:r>
      <w:r>
        <w:rPr>
          <w:rFonts w:ascii="Calibri" w:hAnsi="Calibri"/>
          <w:w w:val="105"/>
          <w:sz w:val="20"/>
        </w:rPr>
        <w:t>the</w:t>
      </w:r>
      <w:r>
        <w:rPr>
          <w:rFonts w:ascii="Calibri" w:hAnsi="Calibri"/>
          <w:spacing w:val="-3"/>
          <w:w w:val="105"/>
          <w:sz w:val="20"/>
        </w:rPr>
        <w:t xml:space="preserve"> </w:t>
      </w:r>
      <w:r>
        <w:rPr>
          <w:rFonts w:ascii="Calibri" w:hAnsi="Calibri"/>
          <w:w w:val="105"/>
          <w:sz w:val="20"/>
        </w:rPr>
        <w:t>Quakers</w:t>
      </w:r>
      <w:r>
        <w:rPr>
          <w:rFonts w:ascii="Calibri" w:hAnsi="Calibri"/>
          <w:spacing w:val="-3"/>
          <w:w w:val="105"/>
          <w:sz w:val="20"/>
        </w:rPr>
        <w:t xml:space="preserve"> </w:t>
      </w:r>
      <w:r>
        <w:rPr>
          <w:rFonts w:ascii="Calibri" w:hAnsi="Calibri"/>
          <w:w w:val="105"/>
          <w:sz w:val="20"/>
        </w:rPr>
        <w:t>Play</w:t>
      </w:r>
      <w:r>
        <w:rPr>
          <w:rFonts w:ascii="Calibri" w:hAnsi="Calibri"/>
          <w:spacing w:val="-3"/>
          <w:w w:val="105"/>
          <w:sz w:val="20"/>
        </w:rPr>
        <w:t xml:space="preserve"> </w:t>
      </w:r>
      <w:r>
        <w:rPr>
          <w:rFonts w:ascii="Calibri" w:hAnsi="Calibri"/>
          <w:w w:val="105"/>
          <w:sz w:val="20"/>
        </w:rPr>
        <w:t>the</w:t>
      </w:r>
      <w:r>
        <w:rPr>
          <w:rFonts w:ascii="Calibri" w:hAnsi="Calibri"/>
          <w:spacing w:val="-3"/>
          <w:w w:val="105"/>
          <w:sz w:val="20"/>
        </w:rPr>
        <w:t xml:space="preserve"> </w:t>
      </w:r>
      <w:r>
        <w:rPr>
          <w:rFonts w:ascii="Calibri" w:hAnsi="Calibri"/>
          <w:w w:val="105"/>
          <w:sz w:val="20"/>
        </w:rPr>
        <w:t>Good</w:t>
      </w:r>
      <w:r>
        <w:rPr>
          <w:rFonts w:ascii="Calibri" w:hAnsi="Calibri"/>
          <w:spacing w:val="-3"/>
          <w:w w:val="105"/>
          <w:sz w:val="20"/>
        </w:rPr>
        <w:t xml:space="preserve"> </w:t>
      </w:r>
      <w:r>
        <w:rPr>
          <w:rFonts w:ascii="Calibri" w:hAnsi="Calibri"/>
          <w:w w:val="105"/>
          <w:sz w:val="20"/>
        </w:rPr>
        <w:t>Samaritan;</w:t>
      </w:r>
      <w:r>
        <w:rPr>
          <w:rFonts w:ascii="Calibri" w:hAnsi="Calibri"/>
          <w:spacing w:val="-3"/>
          <w:w w:val="105"/>
          <w:sz w:val="20"/>
        </w:rPr>
        <w:t xml:space="preserve"> </w:t>
      </w:r>
      <w:r>
        <w:rPr>
          <w:rFonts w:ascii="Calibri" w:hAnsi="Calibri"/>
          <w:w w:val="105"/>
          <w:sz w:val="20"/>
        </w:rPr>
        <w:t>Their</w:t>
      </w:r>
      <w:r>
        <w:rPr>
          <w:rFonts w:ascii="Calibri" w:hAnsi="Calibri"/>
          <w:spacing w:val="-3"/>
          <w:w w:val="105"/>
          <w:sz w:val="20"/>
        </w:rPr>
        <w:t xml:space="preserve"> </w:t>
      </w:r>
      <w:r>
        <w:rPr>
          <w:rFonts w:ascii="Calibri" w:hAnsi="Calibri"/>
          <w:w w:val="105"/>
          <w:sz w:val="20"/>
        </w:rPr>
        <w:t>Traditional</w:t>
      </w:r>
      <w:r>
        <w:rPr>
          <w:rFonts w:ascii="Calibri" w:hAnsi="Calibri"/>
          <w:spacing w:val="-3"/>
          <w:w w:val="105"/>
          <w:sz w:val="20"/>
        </w:rPr>
        <w:t xml:space="preserve"> </w:t>
      </w:r>
      <w:r>
        <w:rPr>
          <w:rFonts w:ascii="Calibri" w:hAnsi="Calibri"/>
          <w:w w:val="105"/>
          <w:sz w:val="20"/>
        </w:rPr>
        <w:t>Role</w:t>
      </w:r>
      <w:r>
        <w:rPr>
          <w:rFonts w:ascii="Calibri" w:hAnsi="Calibri"/>
          <w:spacing w:val="-3"/>
          <w:w w:val="105"/>
          <w:sz w:val="20"/>
        </w:rPr>
        <w:t xml:space="preserve"> </w:t>
      </w:r>
      <w:r>
        <w:rPr>
          <w:rFonts w:ascii="Calibri" w:hAnsi="Calibri"/>
          <w:w w:val="105"/>
          <w:sz w:val="20"/>
        </w:rPr>
        <w:t>Renewed</w:t>
      </w:r>
      <w:r>
        <w:rPr>
          <w:rFonts w:ascii="Calibri" w:hAnsi="Calibri"/>
          <w:spacing w:val="-3"/>
          <w:w w:val="105"/>
          <w:sz w:val="20"/>
        </w:rPr>
        <w:t xml:space="preserve"> </w:t>
      </w:r>
      <w:r>
        <w:rPr>
          <w:rFonts w:ascii="Calibri" w:hAnsi="Calibri"/>
          <w:w w:val="105"/>
          <w:sz w:val="20"/>
        </w:rPr>
        <w:t>in</w:t>
      </w:r>
      <w:r>
        <w:rPr>
          <w:rFonts w:ascii="Calibri" w:hAnsi="Calibri"/>
          <w:spacing w:val="-3"/>
          <w:w w:val="105"/>
          <w:sz w:val="20"/>
        </w:rPr>
        <w:t xml:space="preserve"> </w:t>
      </w:r>
      <w:r>
        <w:rPr>
          <w:rFonts w:ascii="Calibri" w:hAnsi="Calibri"/>
          <w:w w:val="105"/>
          <w:sz w:val="20"/>
        </w:rPr>
        <w:t>Germany:</w:t>
      </w:r>
      <w:r>
        <w:rPr>
          <w:rFonts w:ascii="Calibri" w:hAnsi="Calibri"/>
          <w:spacing w:val="-3"/>
          <w:w w:val="105"/>
          <w:sz w:val="20"/>
        </w:rPr>
        <w:t xml:space="preserve"> </w:t>
      </w:r>
      <w:r>
        <w:rPr>
          <w:rFonts w:ascii="Calibri" w:hAnsi="Calibri"/>
          <w:w w:val="105"/>
          <w:sz w:val="20"/>
        </w:rPr>
        <w:t>Quakers</w:t>
      </w:r>
      <w:r>
        <w:rPr>
          <w:rFonts w:ascii="Calibri" w:hAnsi="Calibri"/>
          <w:spacing w:val="-3"/>
          <w:w w:val="105"/>
          <w:sz w:val="20"/>
        </w:rPr>
        <w:t xml:space="preserve"> </w:t>
      </w:r>
      <w:r>
        <w:rPr>
          <w:rFonts w:ascii="Calibri" w:hAnsi="Calibri"/>
          <w:w w:val="105"/>
          <w:sz w:val="20"/>
        </w:rPr>
        <w:t>Play</w:t>
      </w:r>
      <w:r>
        <w:rPr>
          <w:rFonts w:ascii="Calibri" w:hAnsi="Calibri"/>
          <w:spacing w:val="-3"/>
          <w:w w:val="105"/>
          <w:sz w:val="20"/>
        </w:rPr>
        <w:t xml:space="preserve"> </w:t>
      </w:r>
      <w:r>
        <w:rPr>
          <w:rFonts w:ascii="Calibri" w:hAnsi="Calibri"/>
          <w:w w:val="105"/>
          <w:sz w:val="20"/>
        </w:rPr>
        <w:t xml:space="preserve">the Good Samaritan,” </w:t>
      </w:r>
      <w:r>
        <w:rPr>
          <w:rFonts w:ascii="Calibri" w:hAnsi="Calibri"/>
          <w:i/>
          <w:w w:val="105"/>
          <w:sz w:val="20"/>
        </w:rPr>
        <w:t>New York Times</w:t>
      </w:r>
    </w:p>
    <w:p w14:paraId="4AB18955" w14:textId="0B16879E" w:rsidR="00EA198E" w:rsidRPr="00292C7A" w:rsidRDefault="00292C7A">
      <w:pPr>
        <w:rPr>
          <w:rFonts w:ascii="Calibri" w:hAnsi="Calibri"/>
          <w:iCs/>
          <w:sz w:val="20"/>
          <w:rPrChange w:id="32" w:author="Feinberg, Krista" w:date="2025-11-13T18:54:00Z" w16du:dateUtc="2025-11-14T01:54:00Z">
            <w:rPr>
              <w:rFonts w:ascii="Calibri" w:hAnsi="Calibri"/>
              <w:i/>
              <w:sz w:val="20"/>
            </w:rPr>
          </w:rPrChange>
        </w:rPr>
        <w:sectPr w:rsidR="00EA198E" w:rsidRPr="00292C7A">
          <w:pgSz w:w="12240" w:h="15840"/>
          <w:pgMar w:top="1340" w:right="1440" w:bottom="280" w:left="1440" w:header="720" w:footer="0" w:gutter="0"/>
          <w:cols w:space="720"/>
        </w:sectPr>
      </w:pPr>
      <w:ins w:id="33" w:author="Feinberg, Krista" w:date="2025-11-13T18:54:00Z" w16du:dateUtc="2025-11-14T01:54:00Z">
        <w:r>
          <w:rPr>
            <w:rFonts w:ascii="Calibri" w:hAnsi="Calibri"/>
            <w:iCs/>
            <w:sz w:val="20"/>
          </w:rPr>
          <w:t>Missing date</w:t>
        </w:r>
        <w:r w:rsidR="00065F37">
          <w:rPr>
            <w:rFonts w:ascii="Calibri" w:hAnsi="Calibri"/>
            <w:iCs/>
            <w:sz w:val="20"/>
          </w:rPr>
          <w:t>.</w:t>
        </w:r>
      </w:ins>
    </w:p>
    <w:p w14:paraId="4AB18956" w14:textId="79BAAD55" w:rsidR="00EA198E" w:rsidRDefault="001F1FB8">
      <w:pPr>
        <w:pStyle w:val="BodyText"/>
        <w:spacing w:before="81" w:line="480" w:lineRule="auto"/>
        <w:ind w:right="16" w:firstLine="720"/>
      </w:pPr>
      <w:r>
        <w:lastRenderedPageBreak/>
        <w:t xml:space="preserve">As the Nazi party came to power and began their persecution and murder of German Jews, Quakers stepped up to provide whatever relief they could to those in </w:t>
      </w:r>
      <w:proofErr w:type="spellStart"/>
      <w:proofErr w:type="gramStart"/>
      <w:r>
        <w:t>need.</w:t>
      </w:r>
      <w:ins w:id="34" w:author="Feinberg, Krista" w:date="2025-11-13T19:39:00Z" w16du:dateUtc="2025-11-14T02:39:00Z">
        <w:r w:rsidR="00BF37BC">
          <w:t>citation</w:t>
        </w:r>
        <w:proofErr w:type="spellEnd"/>
        <w:proofErr w:type="gramEnd"/>
        <w:r w:rsidR="00BF37BC">
          <w:t>?</w:t>
        </w:r>
      </w:ins>
      <w:r>
        <w:t xml:space="preserve"> With the event of Kristallnacht, or “the night of broken glass” where rioters targeted and destroyed over 1,400 synagogues and damaged over 7,000 Jewish businesses, in November of 1938, </w:t>
      </w:r>
      <w:proofErr w:type="spellStart"/>
      <w:ins w:id="35" w:author="Feinberg, Krista" w:date="2025-11-13T19:39:00Z" w16du:dateUtc="2025-11-14T02:39:00Z">
        <w:r w:rsidR="00BF37BC">
          <w:t>citation</w:t>
        </w:r>
      </w:ins>
      <w:r>
        <w:t>American</w:t>
      </w:r>
      <w:proofErr w:type="spellEnd"/>
      <w:r>
        <w:t xml:space="preserve"> Quakers sent a delegation to Germany to investigate what relief could be supplied to victims</w:t>
      </w:r>
      <w:del w:id="36" w:author="Feinberg, Krista" w:date="2025-11-13T19:40:00Z" w16du:dateUtc="2025-11-14T02:40:00Z">
        <w:r w:rsidDel="00BF37BC">
          <w:delText xml:space="preserve"> there</w:delText>
        </w:r>
      </w:del>
      <w:r>
        <w:t>. They quickly learned that the relief needed was different from what they had previously provided. They were told by Jewish residents, “don't put food and hunger fi</w:t>
      </w:r>
      <w:ins w:id="37" w:author="Feinberg, Krista" w:date="2025-11-13T19:40:00Z" w16du:dateUtc="2025-11-14T02:40:00Z">
        <w:r w:rsidR="00BF37BC">
          <w:t>r</w:t>
        </w:r>
      </w:ins>
      <w:r>
        <w:t>st. We can stand hunger. We can stand anything, but get us out before something more awful happe</w:t>
      </w:r>
      <w:commentRangeStart w:id="38"/>
      <w:r>
        <w:t>ns."</w:t>
      </w:r>
      <w:r>
        <w:rPr>
          <w:position w:val="7"/>
          <w:sz w:val="16"/>
        </w:rPr>
        <w:t>3</w:t>
      </w:r>
      <w:r>
        <w:rPr>
          <w:spacing w:val="31"/>
          <w:position w:val="7"/>
          <w:sz w:val="16"/>
        </w:rPr>
        <w:t xml:space="preserve"> </w:t>
      </w:r>
      <w:commentRangeEnd w:id="38"/>
      <w:r w:rsidR="00BF37BC">
        <w:rPr>
          <w:rStyle w:val="CommentReference"/>
        </w:rPr>
        <w:commentReference w:id="38"/>
      </w:r>
      <w:r>
        <w:t xml:space="preserve">The </w:t>
      </w:r>
      <w:commentRangeStart w:id="39"/>
      <w:r>
        <w:t xml:space="preserve">delegation successfully acquired </w:t>
      </w:r>
      <w:commentRangeEnd w:id="39"/>
      <w:r w:rsidR="00BF37BC">
        <w:rPr>
          <w:rStyle w:val="CommentReference"/>
        </w:rPr>
        <w:commentReference w:id="39"/>
      </w:r>
      <w:r>
        <w:t>“full permission to investigate the sufferings of Jews and to bring such relief as they see necessary,” and began focusing on helping those of Jewish decent emigrate out of Nazi Germany.</w:t>
      </w:r>
      <w:r>
        <w:rPr>
          <w:position w:val="7"/>
          <w:sz w:val="16"/>
        </w:rPr>
        <w:t>4</w:t>
      </w:r>
      <w:r>
        <w:rPr>
          <w:spacing w:val="31"/>
          <w:position w:val="7"/>
          <w:sz w:val="16"/>
        </w:rPr>
        <w:t xml:space="preserve"> </w:t>
      </w:r>
      <w:r>
        <w:t>Many local Quakers in Germany provided unofficial relief by harboring Jews, and providing them shelter</w:t>
      </w:r>
      <w:r>
        <w:rPr>
          <w:spacing w:val="-1"/>
        </w:rPr>
        <w:t xml:space="preserve"> </w:t>
      </w:r>
      <w:r>
        <w:t>and comfort, at</w:t>
      </w:r>
      <w:r>
        <w:rPr>
          <w:spacing w:val="-1"/>
        </w:rPr>
        <w:t xml:space="preserve"> </w:t>
      </w:r>
      <w:r>
        <w:t>least for a time. British Quakers</w:t>
      </w:r>
      <w:r>
        <w:rPr>
          <w:spacing w:val="-1"/>
        </w:rPr>
        <w:t xml:space="preserve"> </w:t>
      </w:r>
      <w:r>
        <w:t xml:space="preserve">also helped organized the Kindertransport, which transported 20,000 Jewish children out of Nazi occupied France into suitable living situations in Britain and the </w:t>
      </w:r>
      <w:proofErr w:type="spellStart"/>
      <w:r>
        <w:t>U.S.</w:t>
      </w:r>
      <w:ins w:id="40" w:author="Feinberg, Krista" w:date="2025-11-13T19:52:00Z" w16du:dateUtc="2025-11-14T02:52:00Z">
        <w:r w:rsidR="00533334">
          <w:t>citation</w:t>
        </w:r>
      </w:ins>
      <w:proofErr w:type="spellEnd"/>
      <w:r>
        <w:t xml:space="preserve"> </w:t>
      </w:r>
      <w:r w:rsidRPr="00533334">
        <w:rPr>
          <w:highlight w:val="yellow"/>
          <w:rPrChange w:id="41" w:author="Feinberg, Krista" w:date="2025-11-13T19:52:00Z" w16du:dateUtc="2025-11-14T02:52:00Z">
            <w:rPr/>
          </w:rPrChange>
        </w:rPr>
        <w:t>This</w:t>
      </w:r>
      <w:r>
        <w:t xml:space="preserve"> monumental effort would</w:t>
      </w:r>
      <w:r>
        <w:rPr>
          <w:spacing w:val="-2"/>
        </w:rPr>
        <w:t xml:space="preserve"> </w:t>
      </w:r>
      <w:r>
        <w:t>be</w:t>
      </w:r>
      <w:r>
        <w:rPr>
          <w:spacing w:val="-2"/>
        </w:rPr>
        <w:t xml:space="preserve"> </w:t>
      </w:r>
      <w:r>
        <w:t>significant</w:t>
      </w:r>
      <w:r>
        <w:rPr>
          <w:spacing w:val="-2"/>
        </w:rPr>
        <w:t xml:space="preserve"> </w:t>
      </w:r>
      <w:r>
        <w:t>on</w:t>
      </w:r>
      <w:r>
        <w:rPr>
          <w:spacing w:val="-2"/>
        </w:rPr>
        <w:t xml:space="preserve"> </w:t>
      </w:r>
      <w:r>
        <w:t>its</w:t>
      </w:r>
      <w:r>
        <w:rPr>
          <w:spacing w:val="-3"/>
        </w:rPr>
        <w:t xml:space="preserve"> </w:t>
      </w:r>
      <w:r>
        <w:t>own,</w:t>
      </w:r>
      <w:r>
        <w:rPr>
          <w:spacing w:val="-2"/>
        </w:rPr>
        <w:t xml:space="preserve"> </w:t>
      </w:r>
      <w:r>
        <w:t>but</w:t>
      </w:r>
      <w:r>
        <w:rPr>
          <w:spacing w:val="-2"/>
        </w:rPr>
        <w:t xml:space="preserve"> </w:t>
      </w:r>
      <w:r>
        <w:t>what</w:t>
      </w:r>
      <w:r>
        <w:rPr>
          <w:spacing w:val="-2"/>
        </w:rPr>
        <w:t xml:space="preserve"> </w:t>
      </w:r>
      <w:r>
        <w:t>makes</w:t>
      </w:r>
      <w:r>
        <w:rPr>
          <w:spacing w:val="-3"/>
        </w:rPr>
        <w:t xml:space="preserve"> </w:t>
      </w:r>
      <w:r>
        <w:t>it</w:t>
      </w:r>
      <w:r>
        <w:rPr>
          <w:spacing w:val="-2"/>
        </w:rPr>
        <w:t xml:space="preserve"> </w:t>
      </w:r>
      <w:r>
        <w:t>more</w:t>
      </w:r>
      <w:r>
        <w:rPr>
          <w:spacing w:val="-2"/>
        </w:rPr>
        <w:t xml:space="preserve"> </w:t>
      </w:r>
      <w:commentRangeStart w:id="42"/>
      <w:r>
        <w:t>confusing</w:t>
      </w:r>
      <w:commentRangeEnd w:id="42"/>
      <w:r w:rsidR="00533334">
        <w:rPr>
          <w:rStyle w:val="CommentReference"/>
        </w:rPr>
        <w:commentReference w:id="42"/>
      </w:r>
      <w:r>
        <w:rPr>
          <w:spacing w:val="-2"/>
        </w:rPr>
        <w:t xml:space="preserve"> </w:t>
      </w:r>
      <w:r>
        <w:t>is</w:t>
      </w:r>
      <w:r>
        <w:rPr>
          <w:spacing w:val="-2"/>
        </w:rPr>
        <w:t xml:space="preserve"> </w:t>
      </w:r>
      <w:r>
        <w:t>the</w:t>
      </w:r>
      <w:r>
        <w:rPr>
          <w:spacing w:val="-2"/>
        </w:rPr>
        <w:t xml:space="preserve"> </w:t>
      </w:r>
      <w:r>
        <w:t>fact</w:t>
      </w:r>
      <w:r>
        <w:rPr>
          <w:spacing w:val="-2"/>
        </w:rPr>
        <w:t xml:space="preserve"> </w:t>
      </w:r>
      <w:r>
        <w:t>that</w:t>
      </w:r>
      <w:r>
        <w:rPr>
          <w:spacing w:val="-2"/>
        </w:rPr>
        <w:t xml:space="preserve"> </w:t>
      </w:r>
      <w:r>
        <w:t>the</w:t>
      </w:r>
      <w:r>
        <w:rPr>
          <w:spacing w:val="-2"/>
        </w:rPr>
        <w:t xml:space="preserve"> </w:t>
      </w:r>
      <w:r>
        <w:t>Nazis</w:t>
      </w:r>
      <w:r>
        <w:rPr>
          <w:spacing w:val="-3"/>
        </w:rPr>
        <w:t xml:space="preserve"> </w:t>
      </w:r>
      <w:r>
        <w:t xml:space="preserve">were well aware of the official work the Quakers were doing in Germany, Quaker organizations had even directly communicated with German leadership in order to begin their work, sending a delegation to the Gestapo to get permission to perform humanitarian work on behalf of Jewish people in Germany, and cooperated with Nazi officials and police as they checked in on Quaker </w:t>
      </w:r>
      <w:r>
        <w:rPr>
          <w:spacing w:val="-2"/>
        </w:rPr>
        <w:t>efforts.</w:t>
      </w:r>
      <w:ins w:id="43" w:author="Feinberg, Krista" w:date="2025-11-13T19:53:00Z" w16du:dateUtc="2025-11-14T02:53:00Z">
        <w:r w:rsidR="00533334">
          <w:rPr>
            <w:spacing w:val="-2"/>
          </w:rPr>
          <w:t xml:space="preserve"> Needs one more sentence here—what is the point?</w:t>
        </w:r>
      </w:ins>
    </w:p>
    <w:p w14:paraId="4AB18957" w14:textId="77777777" w:rsidR="00EA198E" w:rsidRDefault="00EA198E">
      <w:pPr>
        <w:pStyle w:val="BodyText"/>
        <w:rPr>
          <w:sz w:val="20"/>
        </w:rPr>
      </w:pPr>
    </w:p>
    <w:p w14:paraId="4AB18958" w14:textId="77777777" w:rsidR="00EA198E" w:rsidRDefault="00EA198E">
      <w:pPr>
        <w:pStyle w:val="BodyText"/>
        <w:rPr>
          <w:sz w:val="20"/>
        </w:rPr>
      </w:pPr>
    </w:p>
    <w:p w14:paraId="4AB18959" w14:textId="77777777" w:rsidR="00EA198E" w:rsidRDefault="001F1FB8">
      <w:pPr>
        <w:pStyle w:val="BodyText"/>
        <w:spacing w:before="100"/>
        <w:rPr>
          <w:sz w:val="20"/>
        </w:rPr>
      </w:pPr>
      <w:r>
        <w:rPr>
          <w:noProof/>
          <w:sz w:val="20"/>
        </w:rPr>
        <mc:AlternateContent>
          <mc:Choice Requires="wps">
            <w:drawing>
              <wp:anchor distT="0" distB="0" distL="0" distR="0" simplePos="0" relativeHeight="487588352" behindDoc="1" locked="0" layoutInCell="1" allowOverlap="1" wp14:anchorId="4AB18984" wp14:editId="4AB18985">
                <wp:simplePos x="0" y="0"/>
                <wp:positionH relativeFrom="page">
                  <wp:posOffset>914400</wp:posOffset>
                </wp:positionH>
                <wp:positionV relativeFrom="paragraph">
                  <wp:posOffset>225040</wp:posOffset>
                </wp:positionV>
                <wp:extent cx="182245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2450" cy="1270"/>
                        </a:xfrm>
                        <a:custGeom>
                          <a:avLst/>
                          <a:gdLst/>
                          <a:ahLst/>
                          <a:cxnLst/>
                          <a:rect l="l" t="t" r="r" b="b"/>
                          <a:pathLst>
                            <a:path w="1822450">
                              <a:moveTo>
                                <a:pt x="0" y="0"/>
                              </a:moveTo>
                              <a:lnTo>
                                <a:pt x="182245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CD275F" id="Graphic 3" o:spid="_x0000_s1026" style="position:absolute;margin-left:1in;margin-top:17.7pt;width:143.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822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" path="m,l1822450,e" filled="f" strokeweight=".72pt">
                <v:path arrowok="t"/>
                <w10:wrap type="topAndBottom" anchorx="page"/>
              </v:shape>
            </w:pict>
          </mc:Fallback>
        </mc:AlternateContent>
      </w:r>
    </w:p>
    <w:p w14:paraId="4AB1895A" w14:textId="3A899AC5" w:rsidR="00EA198E" w:rsidRDefault="001F1FB8">
      <w:pPr>
        <w:spacing w:before="120"/>
        <w:rPr>
          <w:rFonts w:ascii="Calibri" w:hAnsi="Calibri"/>
          <w:sz w:val="20"/>
        </w:rPr>
      </w:pPr>
      <w:r>
        <w:rPr>
          <w:rFonts w:ascii="Calibri" w:hAnsi="Calibri"/>
          <w:w w:val="105"/>
          <w:position w:val="6"/>
          <w:sz w:val="12"/>
        </w:rPr>
        <w:t>3</w:t>
      </w:r>
      <w:r>
        <w:rPr>
          <w:rFonts w:ascii="Calibri" w:hAnsi="Calibri"/>
          <w:spacing w:val="26"/>
          <w:w w:val="105"/>
          <w:position w:val="6"/>
          <w:sz w:val="12"/>
        </w:rPr>
        <w:t xml:space="preserve"> </w:t>
      </w:r>
      <w:r>
        <w:rPr>
          <w:rFonts w:ascii="Calibri" w:hAnsi="Calibri"/>
          <w:w w:val="105"/>
          <w:sz w:val="20"/>
        </w:rPr>
        <w:t>“Germany Permits Relief by Quakers: Philadelphia Group Wins Consent to Aid in Feeding and Evacuating Refugees</w:t>
      </w:r>
      <w:r>
        <w:rPr>
          <w:rFonts w:ascii="Calibri" w:hAnsi="Calibri"/>
          <w:spacing w:val="-4"/>
          <w:w w:val="105"/>
          <w:sz w:val="20"/>
        </w:rPr>
        <w:t xml:space="preserve"> </w:t>
      </w:r>
      <w:r>
        <w:rPr>
          <w:rFonts w:ascii="Calibri" w:hAnsi="Calibri"/>
          <w:w w:val="105"/>
          <w:sz w:val="20"/>
        </w:rPr>
        <w:t>stations</w:t>
      </w:r>
      <w:r>
        <w:rPr>
          <w:rFonts w:ascii="Calibri" w:hAnsi="Calibri"/>
          <w:spacing w:val="-4"/>
          <w:w w:val="105"/>
          <w:sz w:val="20"/>
        </w:rPr>
        <w:t xml:space="preserve"> </w:t>
      </w:r>
      <w:r>
        <w:rPr>
          <w:rFonts w:ascii="Calibri" w:hAnsi="Calibri"/>
          <w:w w:val="105"/>
          <w:sz w:val="20"/>
        </w:rPr>
        <w:t>will</w:t>
      </w:r>
      <w:r>
        <w:rPr>
          <w:rFonts w:ascii="Calibri" w:hAnsi="Calibri"/>
          <w:spacing w:val="-4"/>
          <w:w w:val="105"/>
          <w:sz w:val="20"/>
        </w:rPr>
        <w:t xml:space="preserve"> </w:t>
      </w:r>
      <w:r>
        <w:rPr>
          <w:rFonts w:ascii="Calibri" w:hAnsi="Calibri"/>
          <w:w w:val="105"/>
          <w:sz w:val="20"/>
        </w:rPr>
        <w:t>be</w:t>
      </w:r>
      <w:r>
        <w:rPr>
          <w:rFonts w:ascii="Calibri" w:hAnsi="Calibri"/>
          <w:spacing w:val="-4"/>
          <w:w w:val="105"/>
          <w:sz w:val="20"/>
        </w:rPr>
        <w:t xml:space="preserve"> </w:t>
      </w:r>
      <w:r>
        <w:rPr>
          <w:rFonts w:ascii="Calibri" w:hAnsi="Calibri"/>
          <w:w w:val="105"/>
          <w:sz w:val="20"/>
        </w:rPr>
        <w:t>set</w:t>
      </w:r>
      <w:r>
        <w:rPr>
          <w:rFonts w:ascii="Calibri" w:hAnsi="Calibri"/>
          <w:spacing w:val="-4"/>
          <w:w w:val="105"/>
          <w:sz w:val="20"/>
        </w:rPr>
        <w:t xml:space="preserve"> </w:t>
      </w:r>
      <w:r>
        <w:rPr>
          <w:rFonts w:ascii="Calibri" w:hAnsi="Calibri"/>
          <w:w w:val="105"/>
          <w:sz w:val="20"/>
        </w:rPr>
        <w:t>up</w:t>
      </w:r>
      <w:r>
        <w:rPr>
          <w:rFonts w:ascii="Calibri" w:hAnsi="Calibri"/>
          <w:spacing w:val="-4"/>
          <w:w w:val="105"/>
          <w:sz w:val="20"/>
        </w:rPr>
        <w:t xml:space="preserve"> </w:t>
      </w:r>
      <w:r>
        <w:rPr>
          <w:rFonts w:ascii="Calibri" w:hAnsi="Calibri"/>
          <w:w w:val="105"/>
          <w:sz w:val="20"/>
        </w:rPr>
        <w:t>Jews</w:t>
      </w:r>
      <w:r>
        <w:rPr>
          <w:rFonts w:ascii="Calibri" w:hAnsi="Calibri"/>
          <w:spacing w:val="-4"/>
          <w:w w:val="105"/>
          <w:sz w:val="20"/>
        </w:rPr>
        <w:t xml:space="preserve"> </w:t>
      </w:r>
      <w:r>
        <w:rPr>
          <w:rFonts w:ascii="Calibri" w:hAnsi="Calibri"/>
          <w:w w:val="105"/>
          <w:sz w:val="20"/>
        </w:rPr>
        <w:t>Are</w:t>
      </w:r>
      <w:r>
        <w:rPr>
          <w:rFonts w:ascii="Calibri" w:hAnsi="Calibri"/>
          <w:spacing w:val="-4"/>
          <w:w w:val="105"/>
          <w:sz w:val="20"/>
        </w:rPr>
        <w:t xml:space="preserve"> </w:t>
      </w:r>
      <w:r>
        <w:rPr>
          <w:rFonts w:ascii="Calibri" w:hAnsi="Calibri"/>
          <w:w w:val="105"/>
          <w:sz w:val="20"/>
        </w:rPr>
        <w:t>Reported</w:t>
      </w:r>
      <w:r>
        <w:rPr>
          <w:rFonts w:ascii="Calibri" w:hAnsi="Calibri"/>
          <w:spacing w:val="-4"/>
          <w:w w:val="105"/>
          <w:sz w:val="20"/>
        </w:rPr>
        <w:t xml:space="preserve"> </w:t>
      </w:r>
      <w:r>
        <w:rPr>
          <w:rFonts w:ascii="Calibri" w:hAnsi="Calibri"/>
          <w:w w:val="105"/>
          <w:sz w:val="20"/>
        </w:rPr>
        <w:t>Anxious</w:t>
      </w:r>
      <w:r>
        <w:rPr>
          <w:rFonts w:ascii="Calibri" w:hAnsi="Calibri"/>
          <w:spacing w:val="-4"/>
          <w:w w:val="105"/>
          <w:sz w:val="20"/>
        </w:rPr>
        <w:t xml:space="preserve"> </w:t>
      </w:r>
      <w:r>
        <w:rPr>
          <w:rFonts w:ascii="Calibri" w:hAnsi="Calibri"/>
          <w:w w:val="105"/>
          <w:sz w:val="20"/>
        </w:rPr>
        <w:t>to</w:t>
      </w:r>
      <w:r>
        <w:rPr>
          <w:rFonts w:ascii="Calibri" w:hAnsi="Calibri"/>
          <w:spacing w:val="-4"/>
          <w:w w:val="105"/>
          <w:sz w:val="20"/>
        </w:rPr>
        <w:t xml:space="preserve"> </w:t>
      </w:r>
      <w:r>
        <w:rPr>
          <w:rFonts w:ascii="Calibri" w:hAnsi="Calibri"/>
          <w:w w:val="105"/>
          <w:sz w:val="20"/>
        </w:rPr>
        <w:t>Go</w:t>
      </w:r>
      <w:r>
        <w:rPr>
          <w:rFonts w:ascii="Calibri" w:hAnsi="Calibri"/>
          <w:spacing w:val="-4"/>
          <w:w w:val="105"/>
          <w:sz w:val="20"/>
        </w:rPr>
        <w:t xml:space="preserve"> </w:t>
      </w:r>
      <w:r>
        <w:rPr>
          <w:rFonts w:ascii="Calibri" w:hAnsi="Calibri"/>
          <w:w w:val="105"/>
          <w:sz w:val="20"/>
        </w:rPr>
        <w:t>'Before</w:t>
      </w:r>
      <w:r>
        <w:rPr>
          <w:rFonts w:ascii="Calibri" w:hAnsi="Calibri"/>
          <w:spacing w:val="-4"/>
          <w:w w:val="105"/>
          <w:sz w:val="20"/>
        </w:rPr>
        <w:t xml:space="preserve"> </w:t>
      </w:r>
      <w:r>
        <w:rPr>
          <w:rFonts w:ascii="Calibri" w:hAnsi="Calibri"/>
          <w:w w:val="105"/>
          <w:sz w:val="20"/>
        </w:rPr>
        <w:t>Something</w:t>
      </w:r>
      <w:r>
        <w:rPr>
          <w:rFonts w:ascii="Calibri" w:hAnsi="Calibri"/>
          <w:spacing w:val="-4"/>
          <w:w w:val="105"/>
          <w:sz w:val="20"/>
        </w:rPr>
        <w:t xml:space="preserve"> </w:t>
      </w:r>
      <w:r>
        <w:rPr>
          <w:rFonts w:ascii="Calibri" w:hAnsi="Calibri"/>
          <w:w w:val="105"/>
          <w:sz w:val="20"/>
        </w:rPr>
        <w:t>More</w:t>
      </w:r>
      <w:r>
        <w:rPr>
          <w:rFonts w:ascii="Calibri" w:hAnsi="Calibri"/>
          <w:spacing w:val="-4"/>
          <w:w w:val="105"/>
          <w:sz w:val="20"/>
        </w:rPr>
        <w:t xml:space="preserve"> </w:t>
      </w:r>
      <w:r>
        <w:rPr>
          <w:rFonts w:ascii="Calibri" w:hAnsi="Calibri"/>
          <w:w w:val="105"/>
          <w:sz w:val="20"/>
        </w:rPr>
        <w:t>Awful</w:t>
      </w:r>
      <w:r>
        <w:rPr>
          <w:rFonts w:ascii="Calibri" w:hAnsi="Calibri"/>
          <w:spacing w:val="-4"/>
          <w:w w:val="105"/>
          <w:sz w:val="20"/>
        </w:rPr>
        <w:t xml:space="preserve"> </w:t>
      </w:r>
      <w:r>
        <w:rPr>
          <w:rFonts w:ascii="Calibri" w:hAnsi="Calibri"/>
          <w:w w:val="105"/>
          <w:sz w:val="20"/>
        </w:rPr>
        <w:t>Happens</w:t>
      </w:r>
      <w:ins w:id="44" w:author="Feinberg, Krista" w:date="2025-11-13T18:55:00Z" w16du:dateUtc="2025-11-14T01:55:00Z">
        <w:r w:rsidR="00065F37">
          <w:rPr>
            <w:rFonts w:ascii="Calibri" w:hAnsi="Calibri"/>
            <w:w w:val="105"/>
            <w:sz w:val="20"/>
          </w:rPr>
          <w:t>,</w:t>
        </w:r>
      </w:ins>
      <w:r>
        <w:rPr>
          <w:rFonts w:ascii="Calibri" w:hAnsi="Calibri"/>
          <w:w w:val="105"/>
          <w:sz w:val="20"/>
        </w:rPr>
        <w:t xml:space="preserve">’” </w:t>
      </w:r>
      <w:r>
        <w:rPr>
          <w:rFonts w:ascii="Calibri" w:hAnsi="Calibri"/>
          <w:i/>
          <w:w w:val="105"/>
          <w:sz w:val="20"/>
        </w:rPr>
        <w:t>New York Times</w:t>
      </w:r>
      <w:r>
        <w:rPr>
          <w:rFonts w:ascii="Calibri" w:hAnsi="Calibri"/>
          <w:w w:val="105"/>
          <w:sz w:val="20"/>
        </w:rPr>
        <w:t>, January 3, 1939.</w:t>
      </w:r>
    </w:p>
    <w:p w14:paraId="4AB1895B" w14:textId="333B6867" w:rsidR="00EA198E" w:rsidRDefault="001F1FB8">
      <w:pPr>
        <w:rPr>
          <w:rFonts w:ascii="Calibri"/>
          <w:sz w:val="20"/>
        </w:rPr>
      </w:pPr>
      <w:r>
        <w:rPr>
          <w:rFonts w:ascii="Calibri"/>
          <w:w w:val="105"/>
          <w:position w:val="6"/>
          <w:sz w:val="12"/>
        </w:rPr>
        <w:t>4</w:t>
      </w:r>
      <w:r>
        <w:rPr>
          <w:rFonts w:ascii="Calibri"/>
          <w:spacing w:val="13"/>
          <w:w w:val="105"/>
          <w:position w:val="6"/>
          <w:sz w:val="12"/>
        </w:rPr>
        <w:t xml:space="preserve"> </w:t>
      </w:r>
      <w:r>
        <w:rPr>
          <w:rFonts w:ascii="Calibri"/>
          <w:w w:val="105"/>
          <w:sz w:val="20"/>
        </w:rPr>
        <w:t>Rufus</w:t>
      </w:r>
      <w:r>
        <w:rPr>
          <w:rFonts w:ascii="Calibri"/>
          <w:spacing w:val="-6"/>
          <w:w w:val="105"/>
          <w:sz w:val="20"/>
        </w:rPr>
        <w:t xml:space="preserve"> </w:t>
      </w:r>
      <w:r>
        <w:rPr>
          <w:rFonts w:ascii="Calibri"/>
          <w:w w:val="105"/>
          <w:sz w:val="20"/>
        </w:rPr>
        <w:t>Jones,</w:t>
      </w:r>
      <w:r>
        <w:rPr>
          <w:rFonts w:ascii="Calibri"/>
          <w:spacing w:val="-6"/>
          <w:w w:val="105"/>
          <w:sz w:val="20"/>
        </w:rPr>
        <w:t xml:space="preserve"> </w:t>
      </w:r>
      <w:ins w:id="45" w:author="Feinberg, Krista" w:date="2025-11-13T18:55:00Z" w16du:dateUtc="2025-11-14T01:55:00Z">
        <w:r w:rsidR="00065F37">
          <w:rPr>
            <w:rFonts w:ascii="Calibri"/>
            <w:spacing w:val="-6"/>
            <w:w w:val="105"/>
            <w:sz w:val="20"/>
          </w:rPr>
          <w:t>“</w:t>
        </w:r>
      </w:ins>
      <w:r>
        <w:rPr>
          <w:rFonts w:ascii="Calibri"/>
          <w:w w:val="105"/>
          <w:sz w:val="20"/>
        </w:rPr>
        <w:t>Our</w:t>
      </w:r>
      <w:r>
        <w:rPr>
          <w:rFonts w:ascii="Calibri"/>
          <w:spacing w:val="-5"/>
          <w:w w:val="105"/>
          <w:sz w:val="20"/>
        </w:rPr>
        <w:t xml:space="preserve"> </w:t>
      </w:r>
      <w:r>
        <w:rPr>
          <w:rFonts w:ascii="Calibri"/>
          <w:w w:val="105"/>
          <w:sz w:val="20"/>
        </w:rPr>
        <w:t>Day</w:t>
      </w:r>
      <w:r>
        <w:rPr>
          <w:rFonts w:ascii="Calibri"/>
          <w:spacing w:val="-6"/>
          <w:w w:val="105"/>
          <w:sz w:val="20"/>
        </w:rPr>
        <w:t xml:space="preserve"> </w:t>
      </w:r>
      <w:r>
        <w:rPr>
          <w:rFonts w:ascii="Calibri"/>
          <w:w w:val="105"/>
          <w:sz w:val="20"/>
        </w:rPr>
        <w:t>in</w:t>
      </w:r>
      <w:r>
        <w:rPr>
          <w:rFonts w:ascii="Calibri"/>
          <w:spacing w:val="-6"/>
          <w:w w:val="105"/>
          <w:sz w:val="20"/>
        </w:rPr>
        <w:t xml:space="preserve"> </w:t>
      </w:r>
      <w:r>
        <w:rPr>
          <w:rFonts w:ascii="Calibri"/>
          <w:w w:val="105"/>
          <w:sz w:val="20"/>
        </w:rPr>
        <w:t>the</w:t>
      </w:r>
      <w:r>
        <w:rPr>
          <w:rFonts w:ascii="Calibri"/>
          <w:spacing w:val="-6"/>
          <w:w w:val="105"/>
          <w:sz w:val="20"/>
        </w:rPr>
        <w:t xml:space="preserve"> </w:t>
      </w:r>
      <w:r>
        <w:rPr>
          <w:rFonts w:ascii="Calibri"/>
          <w:w w:val="105"/>
          <w:sz w:val="20"/>
        </w:rPr>
        <w:t>German</w:t>
      </w:r>
      <w:r>
        <w:rPr>
          <w:rFonts w:ascii="Calibri"/>
          <w:spacing w:val="-5"/>
          <w:w w:val="105"/>
          <w:sz w:val="20"/>
        </w:rPr>
        <w:t xml:space="preserve"> </w:t>
      </w:r>
      <w:r>
        <w:rPr>
          <w:rFonts w:ascii="Calibri"/>
          <w:w w:val="105"/>
          <w:sz w:val="20"/>
        </w:rPr>
        <w:t>Gestapo,</w:t>
      </w:r>
      <w:r>
        <w:rPr>
          <w:rFonts w:ascii="Calibri"/>
          <w:spacing w:val="-6"/>
          <w:w w:val="105"/>
          <w:sz w:val="20"/>
        </w:rPr>
        <w:t xml:space="preserve"> </w:t>
      </w:r>
      <w:proofErr w:type="gramStart"/>
      <w:ins w:id="46" w:author="Feinberg, Krista" w:date="2025-11-13T18:55:00Z" w16du:dateUtc="2025-11-14T01:55:00Z">
        <w:r w:rsidR="00065F37">
          <w:rPr>
            <w:rFonts w:ascii="Calibri"/>
            <w:spacing w:val="-6"/>
            <w:w w:val="105"/>
            <w:sz w:val="20"/>
          </w:rPr>
          <w:t>“</w:t>
        </w:r>
        <w:r w:rsidR="00065F37">
          <w:rPr>
            <w:rFonts w:ascii="Calibri"/>
            <w:spacing w:val="-6"/>
            <w:w w:val="105"/>
            <w:sz w:val="20"/>
          </w:rPr>
          <w:t xml:space="preserve"> </w:t>
        </w:r>
      </w:ins>
      <w:r>
        <w:rPr>
          <w:rFonts w:ascii="Calibri"/>
          <w:w w:val="105"/>
          <w:sz w:val="20"/>
        </w:rPr>
        <w:t>(</w:t>
      </w:r>
      <w:proofErr w:type="gramEnd"/>
      <w:r>
        <w:rPr>
          <w:rFonts w:ascii="Calibri"/>
          <w:w w:val="105"/>
          <w:sz w:val="20"/>
        </w:rPr>
        <w:t>reprinted</w:t>
      </w:r>
      <w:r>
        <w:rPr>
          <w:rFonts w:ascii="Calibri"/>
          <w:spacing w:val="-6"/>
          <w:w w:val="105"/>
          <w:sz w:val="20"/>
        </w:rPr>
        <w:t xml:space="preserve"> </w:t>
      </w:r>
      <w:r>
        <w:rPr>
          <w:rFonts w:ascii="Calibri"/>
          <w:w w:val="105"/>
          <w:sz w:val="20"/>
        </w:rPr>
        <w:t>from</w:t>
      </w:r>
      <w:r>
        <w:rPr>
          <w:rFonts w:ascii="Calibri"/>
          <w:spacing w:val="-5"/>
          <w:w w:val="105"/>
          <w:sz w:val="20"/>
        </w:rPr>
        <w:t xml:space="preserve"> </w:t>
      </w:r>
      <w:r w:rsidRPr="00065F37">
        <w:rPr>
          <w:rFonts w:ascii="Calibri"/>
          <w:i/>
          <w:iCs/>
          <w:w w:val="105"/>
          <w:sz w:val="20"/>
          <w:rPrChange w:id="47" w:author="Feinberg, Krista" w:date="2025-11-13T18:55:00Z" w16du:dateUtc="2025-11-14T01:55:00Z">
            <w:rPr>
              <w:rFonts w:ascii="Calibri"/>
              <w:w w:val="105"/>
              <w:sz w:val="20"/>
            </w:rPr>
          </w:rPrChange>
        </w:rPr>
        <w:t>The</w:t>
      </w:r>
      <w:r w:rsidRPr="00065F37">
        <w:rPr>
          <w:rFonts w:ascii="Calibri"/>
          <w:i/>
          <w:iCs/>
          <w:spacing w:val="-6"/>
          <w:w w:val="105"/>
          <w:sz w:val="20"/>
          <w:rPrChange w:id="48" w:author="Feinberg, Krista" w:date="2025-11-13T18:55:00Z" w16du:dateUtc="2025-11-14T01:55:00Z">
            <w:rPr>
              <w:rFonts w:ascii="Calibri"/>
              <w:spacing w:val="-6"/>
              <w:w w:val="105"/>
              <w:sz w:val="20"/>
            </w:rPr>
          </w:rPrChange>
        </w:rPr>
        <w:t xml:space="preserve"> </w:t>
      </w:r>
      <w:r w:rsidRPr="00065F37">
        <w:rPr>
          <w:rFonts w:ascii="Calibri"/>
          <w:i/>
          <w:iCs/>
          <w:w w:val="105"/>
          <w:sz w:val="20"/>
          <w:rPrChange w:id="49" w:author="Feinberg, Krista" w:date="2025-11-13T18:55:00Z" w16du:dateUtc="2025-11-14T01:55:00Z">
            <w:rPr>
              <w:rFonts w:ascii="Calibri"/>
              <w:w w:val="105"/>
              <w:sz w:val="20"/>
            </w:rPr>
          </w:rPrChange>
        </w:rPr>
        <w:t>American</w:t>
      </w:r>
      <w:r w:rsidRPr="00065F37">
        <w:rPr>
          <w:rFonts w:ascii="Calibri"/>
          <w:i/>
          <w:iCs/>
          <w:spacing w:val="-6"/>
          <w:w w:val="105"/>
          <w:sz w:val="20"/>
          <w:rPrChange w:id="50" w:author="Feinberg, Krista" w:date="2025-11-13T18:55:00Z" w16du:dateUtc="2025-11-14T01:55:00Z">
            <w:rPr>
              <w:rFonts w:ascii="Calibri"/>
              <w:spacing w:val="-6"/>
              <w:w w:val="105"/>
              <w:sz w:val="20"/>
            </w:rPr>
          </w:rPrChange>
        </w:rPr>
        <w:t xml:space="preserve"> </w:t>
      </w:r>
      <w:r w:rsidRPr="00065F37">
        <w:rPr>
          <w:rFonts w:ascii="Calibri"/>
          <w:i/>
          <w:iCs/>
          <w:w w:val="105"/>
          <w:sz w:val="20"/>
          <w:rPrChange w:id="51" w:author="Feinberg, Krista" w:date="2025-11-13T18:55:00Z" w16du:dateUtc="2025-11-14T01:55:00Z">
            <w:rPr>
              <w:rFonts w:ascii="Calibri"/>
              <w:w w:val="105"/>
              <w:sz w:val="20"/>
            </w:rPr>
          </w:rPrChange>
        </w:rPr>
        <w:t>Friend</w:t>
      </w:r>
      <w:r>
        <w:rPr>
          <w:rFonts w:ascii="Calibri"/>
          <w:w w:val="105"/>
          <w:sz w:val="20"/>
        </w:rPr>
        <w:t>,</w:t>
      </w:r>
      <w:r>
        <w:rPr>
          <w:rFonts w:ascii="Calibri"/>
          <w:spacing w:val="-6"/>
          <w:w w:val="105"/>
          <w:sz w:val="20"/>
        </w:rPr>
        <w:t xml:space="preserve"> </w:t>
      </w:r>
      <w:r>
        <w:rPr>
          <w:rFonts w:ascii="Calibri"/>
          <w:spacing w:val="-2"/>
          <w:w w:val="105"/>
          <w:sz w:val="20"/>
        </w:rPr>
        <w:t>1947).</w:t>
      </w:r>
    </w:p>
    <w:p w14:paraId="4AB1895C" w14:textId="237078FA" w:rsidR="00EA198E" w:rsidRDefault="00065F37">
      <w:pPr>
        <w:rPr>
          <w:rFonts w:ascii="Calibri"/>
          <w:sz w:val="20"/>
        </w:rPr>
        <w:sectPr w:rsidR="00EA198E">
          <w:pgSz w:w="12240" w:h="15840"/>
          <w:pgMar w:top="1340" w:right="1440" w:bottom="280" w:left="1440" w:header="720" w:footer="0" w:gutter="0"/>
          <w:cols w:space="720"/>
        </w:sectPr>
      </w:pPr>
      <w:ins w:id="52" w:author="Feinberg, Krista" w:date="2025-11-13T18:55:00Z" w16du:dateUtc="2025-11-14T01:55:00Z">
        <w:r>
          <w:rPr>
            <w:rFonts w:ascii="Calibri"/>
            <w:sz w:val="20"/>
          </w:rPr>
          <w:t>Date?</w:t>
        </w:r>
      </w:ins>
    </w:p>
    <w:p w14:paraId="4AB1895D" w14:textId="77777777" w:rsidR="00EA198E" w:rsidRDefault="00EA198E">
      <w:pPr>
        <w:pStyle w:val="BodyText"/>
        <w:rPr>
          <w:rFonts w:ascii="Calibri"/>
        </w:rPr>
      </w:pPr>
    </w:p>
    <w:p w14:paraId="4AB1895E" w14:textId="77777777" w:rsidR="00EA198E" w:rsidRDefault="00EA198E">
      <w:pPr>
        <w:pStyle w:val="BodyText"/>
        <w:spacing w:before="47"/>
        <w:rPr>
          <w:rFonts w:ascii="Calibri"/>
        </w:rPr>
      </w:pPr>
    </w:p>
    <w:p w14:paraId="4AB1895F" w14:textId="2827EE80" w:rsidR="00EA198E" w:rsidRDefault="001F1FB8">
      <w:pPr>
        <w:pStyle w:val="Heading1"/>
        <w:spacing w:line="480" w:lineRule="auto"/>
      </w:pPr>
      <w:r>
        <w:t>Claim</w:t>
      </w:r>
      <w:r>
        <w:rPr>
          <w:spacing w:val="-4"/>
        </w:rPr>
        <w:t xml:space="preserve"> </w:t>
      </w:r>
      <w:r>
        <w:t>#1-</w:t>
      </w:r>
      <w:r>
        <w:rPr>
          <w:spacing w:val="-4"/>
        </w:rPr>
        <w:t xml:space="preserve"> </w:t>
      </w:r>
      <w:commentRangeStart w:id="53"/>
      <w:r>
        <w:t>The</w:t>
      </w:r>
      <w:r>
        <w:rPr>
          <w:spacing w:val="-4"/>
        </w:rPr>
        <w:t xml:space="preserve"> </w:t>
      </w:r>
      <w:r>
        <w:t>Quakers</w:t>
      </w:r>
      <w:r>
        <w:rPr>
          <w:spacing w:val="-5"/>
        </w:rPr>
        <w:t xml:space="preserve"> </w:t>
      </w:r>
      <w:r>
        <w:t>previous</w:t>
      </w:r>
      <w:r>
        <w:rPr>
          <w:spacing w:val="-5"/>
        </w:rPr>
        <w:t xml:space="preserve"> </w:t>
      </w:r>
      <w:r>
        <w:t>humanitarian</w:t>
      </w:r>
      <w:r>
        <w:rPr>
          <w:spacing w:val="-5"/>
        </w:rPr>
        <w:t xml:space="preserve"> </w:t>
      </w:r>
      <w:r>
        <w:t>work</w:t>
      </w:r>
      <w:r>
        <w:rPr>
          <w:spacing w:val="-5"/>
        </w:rPr>
        <w:t xml:space="preserve"> </w:t>
      </w:r>
      <w:r>
        <w:t>during</w:t>
      </w:r>
      <w:r>
        <w:rPr>
          <w:spacing w:val="-4"/>
        </w:rPr>
        <w:t xml:space="preserve"> </w:t>
      </w:r>
      <w:r>
        <w:t>the</w:t>
      </w:r>
      <w:r>
        <w:rPr>
          <w:spacing w:val="-4"/>
        </w:rPr>
        <w:t xml:space="preserve"> </w:t>
      </w:r>
      <w:r>
        <w:t>Franco-Prussian</w:t>
      </w:r>
      <w:r>
        <w:rPr>
          <w:spacing w:val="-5"/>
        </w:rPr>
        <w:t xml:space="preserve"> </w:t>
      </w:r>
      <w:r>
        <w:t>War</w:t>
      </w:r>
      <w:r>
        <w:rPr>
          <w:spacing w:val="-4"/>
        </w:rPr>
        <w:t xml:space="preserve"> </w:t>
      </w:r>
      <w:r>
        <w:t xml:space="preserve">and </w:t>
      </w:r>
      <w:r>
        <w:rPr>
          <w:spacing w:val="-4"/>
        </w:rPr>
        <w:t>WWI</w:t>
      </w:r>
      <w:commentRangeEnd w:id="53"/>
      <w:r w:rsidR="001C3827">
        <w:rPr>
          <w:rStyle w:val="CommentReference"/>
          <w:b w:val="0"/>
          <w:bCs w:val="0"/>
        </w:rPr>
        <w:commentReference w:id="53"/>
      </w:r>
      <w:ins w:id="54" w:author="Feinberg, Krista" w:date="2025-11-13T19:54:00Z" w16du:dateUtc="2025-11-14T02:54:00Z">
        <w:r w:rsidR="00533334">
          <w:rPr>
            <w:spacing w:val="-4"/>
          </w:rPr>
          <w:t xml:space="preserve"> (I’m confused- I though you already talked about his in the background section)</w:t>
        </w:r>
      </w:ins>
    </w:p>
    <w:p w14:paraId="4AB18960" w14:textId="77777777" w:rsidR="00EA198E" w:rsidRDefault="001F1FB8">
      <w:pPr>
        <w:pStyle w:val="BodyText"/>
        <w:spacing w:line="480" w:lineRule="auto"/>
        <w:ind w:right="20" w:firstLine="720"/>
      </w:pPr>
      <w:r>
        <w:t>As</w:t>
      </w:r>
      <w:r>
        <w:rPr>
          <w:spacing w:val="-4"/>
        </w:rPr>
        <w:t xml:space="preserve"> </w:t>
      </w:r>
      <w:r>
        <w:t>noted</w:t>
      </w:r>
      <w:r>
        <w:rPr>
          <w:spacing w:val="-3"/>
        </w:rPr>
        <w:t xml:space="preserve"> </w:t>
      </w:r>
      <w:r>
        <w:t>above,</w:t>
      </w:r>
      <w:r>
        <w:rPr>
          <w:spacing w:val="-3"/>
        </w:rPr>
        <w:t xml:space="preserve"> </w:t>
      </w:r>
      <w:r>
        <w:t>the</w:t>
      </w:r>
      <w:r>
        <w:rPr>
          <w:spacing w:val="-3"/>
        </w:rPr>
        <w:t xml:space="preserve"> </w:t>
      </w:r>
      <w:r>
        <w:t>Quakers</w:t>
      </w:r>
      <w:r>
        <w:rPr>
          <w:spacing w:val="-4"/>
        </w:rPr>
        <w:t xml:space="preserve"> </w:t>
      </w:r>
      <w:r>
        <w:t>work</w:t>
      </w:r>
      <w:r>
        <w:rPr>
          <w:spacing w:val="-4"/>
        </w:rPr>
        <w:t xml:space="preserve"> </w:t>
      </w:r>
      <w:r>
        <w:t>during</w:t>
      </w:r>
      <w:r>
        <w:rPr>
          <w:spacing w:val="-3"/>
        </w:rPr>
        <w:t xml:space="preserve"> </w:t>
      </w:r>
      <w:r>
        <w:t>and</w:t>
      </w:r>
      <w:r>
        <w:rPr>
          <w:spacing w:val="-3"/>
        </w:rPr>
        <w:t xml:space="preserve"> </w:t>
      </w:r>
      <w:r>
        <w:t>after</w:t>
      </w:r>
      <w:r>
        <w:rPr>
          <w:spacing w:val="-3"/>
        </w:rPr>
        <w:t xml:space="preserve"> </w:t>
      </w:r>
      <w:r>
        <w:t>the</w:t>
      </w:r>
      <w:r>
        <w:rPr>
          <w:spacing w:val="-4"/>
        </w:rPr>
        <w:t xml:space="preserve"> </w:t>
      </w:r>
      <w:r>
        <w:t>Franco-Prussian</w:t>
      </w:r>
      <w:r>
        <w:rPr>
          <w:spacing w:val="-3"/>
        </w:rPr>
        <w:t xml:space="preserve"> </w:t>
      </w:r>
      <w:r>
        <w:t>War</w:t>
      </w:r>
      <w:r>
        <w:rPr>
          <w:spacing w:val="-3"/>
        </w:rPr>
        <w:t xml:space="preserve"> </w:t>
      </w:r>
      <w:r>
        <w:t>and</w:t>
      </w:r>
      <w:r>
        <w:rPr>
          <w:spacing w:val="-3"/>
        </w:rPr>
        <w:t xml:space="preserve"> </w:t>
      </w:r>
      <w:r>
        <w:t>the</w:t>
      </w:r>
      <w:r>
        <w:rPr>
          <w:spacing w:val="-3"/>
        </w:rPr>
        <w:t xml:space="preserve"> </w:t>
      </w:r>
      <w:r>
        <w:t xml:space="preserve">First World War left a distinct impression on the German people. By the time of Kristallnacht and the beginnings of WWII, the Quakers’ work was well known amongst the German populous, Jews, Nazis, and ordinary citizens alike were familiar with the Quakers’ </w:t>
      </w:r>
      <w:proofErr w:type="gramStart"/>
      <w:r>
        <w:t>work</w:t>
      </w:r>
      <w:proofErr w:type="gramEnd"/>
      <w:r>
        <w:t xml:space="preserve"> and many had directly </w:t>
      </w:r>
      <w:commentRangeStart w:id="55"/>
      <w:r>
        <w:t xml:space="preserve">benefited from it. </w:t>
      </w:r>
      <w:commentRangeEnd w:id="55"/>
      <w:r w:rsidR="00533334">
        <w:rPr>
          <w:rStyle w:val="CommentReference"/>
        </w:rPr>
        <w:commentReference w:id="55"/>
      </w:r>
      <w:r>
        <w:t>When Germans thought of Quakers, they thought of the food Quakers had provided for them and their children and the lives the Quakers had saved. Within Germany, the Quakers were even thought of much less as a religious organization and much more as a charitable one.</w:t>
      </w:r>
      <w:r>
        <w:rPr>
          <w:position w:val="7"/>
          <w:sz w:val="16"/>
        </w:rPr>
        <w:t>5</w:t>
      </w:r>
      <w:r>
        <w:rPr>
          <w:spacing w:val="28"/>
          <w:position w:val="7"/>
          <w:sz w:val="16"/>
        </w:rPr>
        <w:t xml:space="preserve"> </w:t>
      </w:r>
      <w:r>
        <w:t>It is hard to deny a people who have already done so much good to</w:t>
      </w:r>
      <w:commentRangeStart w:id="56"/>
      <w:r>
        <w:t xml:space="preserve"> you </w:t>
      </w:r>
      <w:commentRangeEnd w:id="56"/>
      <w:r w:rsidR="00533334">
        <w:rPr>
          <w:rStyle w:val="CommentReference"/>
        </w:rPr>
        <w:commentReference w:id="56"/>
      </w:r>
      <w:r>
        <w:t xml:space="preserve">and saved the lives of so many of your people. </w:t>
      </w:r>
      <w:commentRangeStart w:id="57"/>
      <w:r>
        <w:t>Quakers may have been known as Friends to each other, but they were certainly friends to the Germans. Thus, it was difficult for the Nazis to deny the Quakers’ request to provide aid to those suffering from the Holocaust.</w:t>
      </w:r>
      <w:commentRangeEnd w:id="57"/>
      <w:r w:rsidR="001C3827">
        <w:rPr>
          <w:rStyle w:val="CommentReference"/>
        </w:rPr>
        <w:commentReference w:id="57"/>
      </w:r>
    </w:p>
    <w:p w14:paraId="4AB18961" w14:textId="6F16D6E9" w:rsidR="00EA198E" w:rsidRDefault="001F1FB8">
      <w:pPr>
        <w:pStyle w:val="BodyText"/>
        <w:spacing w:line="480" w:lineRule="auto"/>
        <w:ind w:right="63" w:firstLine="720"/>
      </w:pPr>
      <w:r>
        <w:t xml:space="preserve">Leonard Kenworthy, the American director of the Quaker International Center in Berlin in 1940, </w:t>
      </w:r>
      <w:commentRangeStart w:id="58"/>
      <w:r>
        <w:t xml:space="preserve">recounted several experiences in his autobiography he had while serving the Jewish community in Germany where the Quakers reputation preceded him and gained him special favor by the German people. </w:t>
      </w:r>
      <w:commentRangeEnd w:id="58"/>
      <w:r w:rsidR="00224A83">
        <w:rPr>
          <w:rStyle w:val="CommentReference"/>
        </w:rPr>
        <w:commentReference w:id="58"/>
      </w:r>
      <w:r>
        <w:t xml:space="preserve">Despite public officials in Germany being instructed to treat Americans “cooly but correctly,” and Kenworthy </w:t>
      </w:r>
      <w:ins w:id="59" w:author="Feinberg, Krista" w:date="2025-11-13T20:01:00Z" w16du:dateUtc="2025-11-14T03:01:00Z">
        <w:r w:rsidR="00224A83">
          <w:t>found</w:t>
        </w:r>
      </w:ins>
      <w:del w:id="60" w:author="Feinberg, Krista" w:date="2025-11-13T20:01:00Z" w16du:dateUtc="2025-11-14T03:01:00Z">
        <w:r w:rsidDel="00224A83">
          <w:delText>f</w:delText>
        </w:r>
      </w:del>
      <w:del w:id="61" w:author="Feinberg, Krista" w:date="2025-11-13T20:00:00Z" w16du:dateUtc="2025-11-14T03:00:00Z">
        <w:r w:rsidDel="00224A83">
          <w:delText>inding</w:delText>
        </w:r>
      </w:del>
      <w:r>
        <w:t xml:space="preserve"> evidence that the Center was being monitored,</w:t>
      </w:r>
      <w:r>
        <w:rPr>
          <w:spacing w:val="-3"/>
        </w:rPr>
        <w:t xml:space="preserve"> </w:t>
      </w:r>
      <w:r>
        <w:t>Kenworthy</w:t>
      </w:r>
      <w:r>
        <w:rPr>
          <w:spacing w:val="-3"/>
        </w:rPr>
        <w:t xml:space="preserve"> </w:t>
      </w:r>
      <w:r>
        <w:t>describes</w:t>
      </w:r>
      <w:r>
        <w:rPr>
          <w:spacing w:val="-4"/>
        </w:rPr>
        <w:t xml:space="preserve"> </w:t>
      </w:r>
      <w:r>
        <w:t>largely</w:t>
      </w:r>
      <w:r>
        <w:rPr>
          <w:spacing w:val="-3"/>
        </w:rPr>
        <w:t xml:space="preserve"> </w:t>
      </w:r>
      <w:r>
        <w:t>being</w:t>
      </w:r>
      <w:r>
        <w:rPr>
          <w:spacing w:val="-3"/>
        </w:rPr>
        <w:t xml:space="preserve"> </w:t>
      </w:r>
      <w:r>
        <w:t>left</w:t>
      </w:r>
      <w:r>
        <w:rPr>
          <w:spacing w:val="-4"/>
        </w:rPr>
        <w:t xml:space="preserve"> </w:t>
      </w:r>
      <w:r>
        <w:t>alone</w:t>
      </w:r>
      <w:r>
        <w:rPr>
          <w:spacing w:val="-3"/>
        </w:rPr>
        <w:t xml:space="preserve"> </w:t>
      </w:r>
      <w:r>
        <w:t>by</w:t>
      </w:r>
      <w:r>
        <w:rPr>
          <w:spacing w:val="-3"/>
        </w:rPr>
        <w:t xml:space="preserve"> </w:t>
      </w:r>
      <w:r>
        <w:t>the</w:t>
      </w:r>
      <w:r>
        <w:rPr>
          <w:spacing w:val="-3"/>
        </w:rPr>
        <w:t xml:space="preserve"> </w:t>
      </w:r>
      <w:r>
        <w:t>Gestapo.</w:t>
      </w:r>
      <w:r>
        <w:rPr>
          <w:position w:val="7"/>
          <w:sz w:val="16"/>
        </w:rPr>
        <w:t>6</w:t>
      </w:r>
      <w:r>
        <w:rPr>
          <w:spacing w:val="17"/>
          <w:position w:val="7"/>
          <w:sz w:val="16"/>
        </w:rPr>
        <w:t xml:space="preserve"> </w:t>
      </w:r>
      <w:r>
        <w:t>Not</w:t>
      </w:r>
      <w:r>
        <w:rPr>
          <w:spacing w:val="-3"/>
        </w:rPr>
        <w:t xml:space="preserve"> </w:t>
      </w:r>
      <w:r>
        <w:t>to</w:t>
      </w:r>
      <w:r>
        <w:rPr>
          <w:spacing w:val="-3"/>
        </w:rPr>
        <w:t xml:space="preserve"> </w:t>
      </w:r>
      <w:r>
        <w:t>say</w:t>
      </w:r>
      <w:r>
        <w:rPr>
          <w:spacing w:val="-3"/>
        </w:rPr>
        <w:t xml:space="preserve"> </w:t>
      </w:r>
      <w:r>
        <w:t>he</w:t>
      </w:r>
      <w:r>
        <w:rPr>
          <w:spacing w:val="-3"/>
        </w:rPr>
        <w:t xml:space="preserve"> </w:t>
      </w:r>
      <w:r>
        <w:t>or</w:t>
      </w:r>
      <w:r>
        <w:rPr>
          <w:spacing w:val="-3"/>
        </w:rPr>
        <w:t xml:space="preserve"> </w:t>
      </w:r>
      <w:r>
        <w:t>other Quakers received special treatment, but they were allowed to continue their work, which the</w:t>
      </w:r>
    </w:p>
    <w:p w14:paraId="4AB18962" w14:textId="77777777" w:rsidR="00EA198E" w:rsidRDefault="001F1FB8">
      <w:pPr>
        <w:pStyle w:val="BodyText"/>
        <w:spacing w:before="8"/>
        <w:rPr>
          <w:sz w:val="20"/>
        </w:rPr>
      </w:pPr>
      <w:r>
        <w:rPr>
          <w:noProof/>
          <w:sz w:val="20"/>
        </w:rPr>
        <mc:AlternateContent>
          <mc:Choice Requires="wps">
            <w:drawing>
              <wp:anchor distT="0" distB="0" distL="0" distR="0" simplePos="0" relativeHeight="487588864" behindDoc="1" locked="0" layoutInCell="1" allowOverlap="1" wp14:anchorId="4AB18986" wp14:editId="4AB18987">
                <wp:simplePos x="0" y="0"/>
                <wp:positionH relativeFrom="page">
                  <wp:posOffset>914400</wp:posOffset>
                </wp:positionH>
                <wp:positionV relativeFrom="paragraph">
                  <wp:posOffset>166635</wp:posOffset>
                </wp:positionV>
                <wp:extent cx="182245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2450" cy="1270"/>
                        </a:xfrm>
                        <a:custGeom>
                          <a:avLst/>
                          <a:gdLst/>
                          <a:ahLst/>
                          <a:cxnLst/>
                          <a:rect l="l" t="t" r="r" b="b"/>
                          <a:pathLst>
                            <a:path w="1822450">
                              <a:moveTo>
                                <a:pt x="0" y="0"/>
                              </a:moveTo>
                              <a:lnTo>
                                <a:pt x="182245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E172CE" id="Graphic 4" o:spid="_x0000_s1026" style="position:absolute;margin-left:1in;margin-top:13.1pt;width:143.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822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" path="m,l1822450,e" filled="f" strokeweight=".72pt">
                <v:path arrowok="t"/>
                <w10:wrap type="topAndBottom" anchorx="page"/>
              </v:shape>
            </w:pict>
          </mc:Fallback>
        </mc:AlternateContent>
      </w:r>
    </w:p>
    <w:p w14:paraId="4AB18963" w14:textId="30F73AFF" w:rsidR="00EA198E" w:rsidRDefault="001F1FB8">
      <w:pPr>
        <w:spacing w:before="120"/>
        <w:rPr>
          <w:rFonts w:ascii="Calibri"/>
          <w:sz w:val="20"/>
        </w:rPr>
      </w:pPr>
      <w:r>
        <w:rPr>
          <w:rFonts w:ascii="Calibri"/>
          <w:position w:val="6"/>
          <w:sz w:val="12"/>
        </w:rPr>
        <w:t>5</w:t>
      </w:r>
      <w:r>
        <w:rPr>
          <w:rFonts w:ascii="Calibri"/>
          <w:spacing w:val="40"/>
          <w:position w:val="6"/>
          <w:sz w:val="12"/>
        </w:rPr>
        <w:t xml:space="preserve"> </w:t>
      </w:r>
      <w:r>
        <w:rPr>
          <w:rFonts w:ascii="Calibri"/>
          <w:sz w:val="20"/>
        </w:rPr>
        <w:t>Hans</w:t>
      </w:r>
      <w:r>
        <w:rPr>
          <w:rFonts w:ascii="Calibri"/>
          <w:spacing w:val="32"/>
          <w:sz w:val="20"/>
        </w:rPr>
        <w:t xml:space="preserve"> </w:t>
      </w:r>
      <w:r>
        <w:rPr>
          <w:rFonts w:ascii="Calibri"/>
          <w:sz w:val="20"/>
        </w:rPr>
        <w:t>A.</w:t>
      </w:r>
      <w:r>
        <w:rPr>
          <w:rFonts w:ascii="Calibri"/>
          <w:spacing w:val="32"/>
          <w:sz w:val="20"/>
        </w:rPr>
        <w:t xml:space="preserve"> </w:t>
      </w:r>
      <w:r>
        <w:rPr>
          <w:rFonts w:ascii="Calibri"/>
          <w:sz w:val="20"/>
        </w:rPr>
        <w:t>Schmitt,</w:t>
      </w:r>
      <w:r>
        <w:rPr>
          <w:rFonts w:ascii="Calibri"/>
          <w:spacing w:val="32"/>
          <w:sz w:val="20"/>
        </w:rPr>
        <w:t xml:space="preserve"> </w:t>
      </w:r>
      <w:r>
        <w:rPr>
          <w:rFonts w:ascii="Calibri"/>
          <w:i/>
          <w:sz w:val="20"/>
        </w:rPr>
        <w:t>Quakers</w:t>
      </w:r>
      <w:r>
        <w:rPr>
          <w:rFonts w:ascii="Calibri"/>
          <w:i/>
          <w:spacing w:val="32"/>
          <w:sz w:val="20"/>
        </w:rPr>
        <w:t xml:space="preserve"> </w:t>
      </w:r>
      <w:r>
        <w:rPr>
          <w:rFonts w:ascii="Calibri"/>
          <w:i/>
          <w:sz w:val="20"/>
        </w:rPr>
        <w:t>and</w:t>
      </w:r>
      <w:r>
        <w:rPr>
          <w:rFonts w:ascii="Calibri"/>
          <w:i/>
          <w:spacing w:val="32"/>
          <w:sz w:val="20"/>
        </w:rPr>
        <w:t xml:space="preserve"> </w:t>
      </w:r>
      <w:r>
        <w:rPr>
          <w:rFonts w:ascii="Calibri"/>
          <w:i/>
          <w:sz w:val="20"/>
        </w:rPr>
        <w:t>Nazis:</w:t>
      </w:r>
      <w:r>
        <w:rPr>
          <w:rFonts w:ascii="Calibri"/>
          <w:i/>
          <w:spacing w:val="32"/>
          <w:sz w:val="20"/>
        </w:rPr>
        <w:t xml:space="preserve"> </w:t>
      </w:r>
      <w:r>
        <w:rPr>
          <w:rFonts w:ascii="Calibri"/>
          <w:i/>
          <w:sz w:val="20"/>
        </w:rPr>
        <w:t>Inner</w:t>
      </w:r>
      <w:r>
        <w:rPr>
          <w:rFonts w:ascii="Calibri"/>
          <w:i/>
          <w:spacing w:val="32"/>
          <w:sz w:val="20"/>
        </w:rPr>
        <w:t xml:space="preserve"> </w:t>
      </w:r>
      <w:r>
        <w:rPr>
          <w:rFonts w:ascii="Calibri"/>
          <w:i/>
          <w:sz w:val="20"/>
        </w:rPr>
        <w:t>Light</w:t>
      </w:r>
      <w:r>
        <w:rPr>
          <w:rFonts w:ascii="Calibri"/>
          <w:i/>
          <w:spacing w:val="32"/>
          <w:sz w:val="20"/>
        </w:rPr>
        <w:t xml:space="preserve"> </w:t>
      </w:r>
      <w:r>
        <w:rPr>
          <w:rFonts w:ascii="Calibri"/>
          <w:i/>
          <w:sz w:val="20"/>
        </w:rPr>
        <w:t>in</w:t>
      </w:r>
      <w:r>
        <w:rPr>
          <w:rFonts w:ascii="Calibri"/>
          <w:i/>
          <w:spacing w:val="32"/>
          <w:sz w:val="20"/>
        </w:rPr>
        <w:t xml:space="preserve"> </w:t>
      </w:r>
      <w:r>
        <w:rPr>
          <w:rFonts w:ascii="Calibri"/>
          <w:i/>
          <w:sz w:val="20"/>
        </w:rPr>
        <w:t>Outer</w:t>
      </w:r>
      <w:r>
        <w:rPr>
          <w:rFonts w:ascii="Calibri"/>
          <w:i/>
          <w:spacing w:val="32"/>
          <w:sz w:val="20"/>
        </w:rPr>
        <w:t xml:space="preserve"> </w:t>
      </w:r>
      <w:r>
        <w:rPr>
          <w:rFonts w:ascii="Calibri"/>
          <w:i/>
          <w:sz w:val="20"/>
        </w:rPr>
        <w:t>Darkness</w:t>
      </w:r>
      <w:r>
        <w:rPr>
          <w:rFonts w:ascii="Calibri"/>
          <w:i/>
          <w:spacing w:val="32"/>
          <w:sz w:val="20"/>
        </w:rPr>
        <w:t xml:space="preserve"> </w:t>
      </w:r>
      <w:r>
        <w:rPr>
          <w:rFonts w:ascii="Calibri"/>
          <w:sz w:val="20"/>
        </w:rPr>
        <w:t>(Columbia:</w:t>
      </w:r>
      <w:r>
        <w:rPr>
          <w:rFonts w:ascii="Calibri"/>
          <w:spacing w:val="32"/>
          <w:sz w:val="20"/>
        </w:rPr>
        <w:t xml:space="preserve"> </w:t>
      </w:r>
      <w:r>
        <w:rPr>
          <w:rFonts w:ascii="Calibri"/>
          <w:sz w:val="20"/>
        </w:rPr>
        <w:t>University</w:t>
      </w:r>
      <w:r>
        <w:rPr>
          <w:rFonts w:ascii="Calibri"/>
          <w:spacing w:val="32"/>
          <w:sz w:val="20"/>
        </w:rPr>
        <w:t xml:space="preserve"> </w:t>
      </w:r>
      <w:r>
        <w:rPr>
          <w:rFonts w:ascii="Calibri"/>
          <w:sz w:val="20"/>
        </w:rPr>
        <w:t>of</w:t>
      </w:r>
      <w:r>
        <w:rPr>
          <w:rFonts w:ascii="Calibri"/>
          <w:spacing w:val="32"/>
          <w:sz w:val="20"/>
        </w:rPr>
        <w:t xml:space="preserve"> </w:t>
      </w:r>
      <w:r>
        <w:rPr>
          <w:rFonts w:ascii="Calibri"/>
          <w:sz w:val="20"/>
        </w:rPr>
        <w:t>Missouri</w:t>
      </w:r>
      <w:r>
        <w:rPr>
          <w:rFonts w:ascii="Calibri"/>
          <w:spacing w:val="32"/>
          <w:sz w:val="20"/>
        </w:rPr>
        <w:t xml:space="preserve"> </w:t>
      </w:r>
      <w:r>
        <w:rPr>
          <w:rFonts w:ascii="Calibri"/>
          <w:sz w:val="20"/>
        </w:rPr>
        <w:t xml:space="preserve">Press, </w:t>
      </w:r>
      <w:r>
        <w:rPr>
          <w:rFonts w:ascii="Calibri"/>
          <w:w w:val="110"/>
          <w:sz w:val="20"/>
        </w:rPr>
        <w:t>1997)</w:t>
      </w:r>
      <w:ins w:id="62" w:author="Feinberg, Krista" w:date="2025-11-13T18:55:00Z" w16du:dateUtc="2025-11-14T01:55:00Z">
        <w:r w:rsidR="00065F37">
          <w:rPr>
            <w:rFonts w:ascii="Calibri"/>
            <w:w w:val="110"/>
            <w:sz w:val="20"/>
          </w:rPr>
          <w:t>,</w:t>
        </w:r>
      </w:ins>
      <w:r>
        <w:rPr>
          <w:rFonts w:ascii="Calibri"/>
          <w:spacing w:val="-10"/>
          <w:w w:val="110"/>
          <w:sz w:val="20"/>
        </w:rPr>
        <w:t xml:space="preserve"> </w:t>
      </w:r>
      <w:r>
        <w:rPr>
          <w:rFonts w:ascii="Calibri"/>
          <w:w w:val="110"/>
          <w:sz w:val="20"/>
        </w:rPr>
        <w:t>32.</w:t>
      </w:r>
    </w:p>
    <w:p w14:paraId="4AB18964" w14:textId="6C39085B" w:rsidR="00EA198E" w:rsidRDefault="001F1FB8">
      <w:pPr>
        <w:rPr>
          <w:rFonts w:ascii="Calibri"/>
          <w:sz w:val="20"/>
        </w:rPr>
      </w:pPr>
      <w:r>
        <w:rPr>
          <w:rFonts w:ascii="Calibri"/>
          <w:position w:val="6"/>
          <w:sz w:val="12"/>
        </w:rPr>
        <w:t>6</w:t>
      </w:r>
      <w:r>
        <w:rPr>
          <w:rFonts w:ascii="Calibri"/>
          <w:spacing w:val="40"/>
          <w:position w:val="6"/>
          <w:sz w:val="12"/>
        </w:rPr>
        <w:t xml:space="preserve"> </w:t>
      </w:r>
      <w:r>
        <w:rPr>
          <w:rFonts w:ascii="Calibri"/>
          <w:sz w:val="20"/>
        </w:rPr>
        <w:t>Leonard</w:t>
      </w:r>
      <w:r>
        <w:rPr>
          <w:rFonts w:ascii="Calibri"/>
          <w:spacing w:val="31"/>
          <w:sz w:val="20"/>
        </w:rPr>
        <w:t xml:space="preserve"> </w:t>
      </w:r>
      <w:r>
        <w:rPr>
          <w:rFonts w:ascii="Calibri"/>
          <w:sz w:val="20"/>
        </w:rPr>
        <w:t>S.</w:t>
      </w:r>
      <w:r>
        <w:rPr>
          <w:rFonts w:ascii="Calibri"/>
          <w:spacing w:val="31"/>
          <w:sz w:val="20"/>
        </w:rPr>
        <w:t xml:space="preserve"> </w:t>
      </w:r>
      <w:r>
        <w:rPr>
          <w:rFonts w:ascii="Calibri"/>
          <w:sz w:val="20"/>
        </w:rPr>
        <w:t>Kenworthy,</w:t>
      </w:r>
      <w:r>
        <w:rPr>
          <w:rFonts w:ascii="Calibri"/>
          <w:spacing w:val="31"/>
          <w:sz w:val="20"/>
        </w:rPr>
        <w:t xml:space="preserve"> </w:t>
      </w:r>
      <w:r>
        <w:rPr>
          <w:rFonts w:ascii="Calibri"/>
          <w:i/>
          <w:sz w:val="20"/>
        </w:rPr>
        <w:t>An</w:t>
      </w:r>
      <w:r>
        <w:rPr>
          <w:rFonts w:ascii="Calibri"/>
          <w:i/>
          <w:spacing w:val="31"/>
          <w:sz w:val="20"/>
        </w:rPr>
        <w:t xml:space="preserve"> </w:t>
      </w:r>
      <w:r>
        <w:rPr>
          <w:rFonts w:ascii="Calibri"/>
          <w:i/>
          <w:sz w:val="20"/>
        </w:rPr>
        <w:t>American</w:t>
      </w:r>
      <w:r>
        <w:rPr>
          <w:rFonts w:ascii="Calibri"/>
          <w:i/>
          <w:spacing w:val="31"/>
          <w:sz w:val="20"/>
        </w:rPr>
        <w:t xml:space="preserve"> </w:t>
      </w:r>
      <w:r>
        <w:rPr>
          <w:rFonts w:ascii="Calibri"/>
          <w:i/>
          <w:sz w:val="20"/>
        </w:rPr>
        <w:t>Quaker</w:t>
      </w:r>
      <w:r>
        <w:rPr>
          <w:rFonts w:ascii="Calibri"/>
          <w:i/>
          <w:spacing w:val="31"/>
          <w:sz w:val="20"/>
        </w:rPr>
        <w:t xml:space="preserve"> </w:t>
      </w:r>
      <w:r>
        <w:rPr>
          <w:rFonts w:ascii="Calibri"/>
          <w:i/>
          <w:sz w:val="20"/>
        </w:rPr>
        <w:t>Inside</w:t>
      </w:r>
      <w:r>
        <w:rPr>
          <w:rFonts w:ascii="Calibri"/>
          <w:i/>
          <w:spacing w:val="31"/>
          <w:sz w:val="20"/>
        </w:rPr>
        <w:t xml:space="preserve"> </w:t>
      </w:r>
      <w:r>
        <w:rPr>
          <w:rFonts w:ascii="Calibri"/>
          <w:i/>
          <w:sz w:val="20"/>
        </w:rPr>
        <w:t>Nazi</w:t>
      </w:r>
      <w:r>
        <w:rPr>
          <w:rFonts w:ascii="Calibri"/>
          <w:i/>
          <w:spacing w:val="31"/>
          <w:sz w:val="20"/>
        </w:rPr>
        <w:t xml:space="preserve"> </w:t>
      </w:r>
      <w:r>
        <w:rPr>
          <w:rFonts w:ascii="Calibri"/>
          <w:i/>
          <w:sz w:val="20"/>
        </w:rPr>
        <w:t>Germany</w:t>
      </w:r>
      <w:r>
        <w:rPr>
          <w:rFonts w:ascii="Calibri"/>
          <w:i/>
          <w:spacing w:val="31"/>
          <w:sz w:val="20"/>
        </w:rPr>
        <w:t xml:space="preserve"> </w:t>
      </w:r>
      <w:r>
        <w:rPr>
          <w:rFonts w:ascii="Calibri"/>
          <w:sz w:val="20"/>
        </w:rPr>
        <w:t>(Kennet</w:t>
      </w:r>
      <w:r>
        <w:rPr>
          <w:rFonts w:ascii="Calibri"/>
          <w:spacing w:val="31"/>
          <w:sz w:val="20"/>
        </w:rPr>
        <w:t xml:space="preserve"> </w:t>
      </w:r>
      <w:r>
        <w:rPr>
          <w:rFonts w:ascii="Calibri"/>
          <w:sz w:val="20"/>
        </w:rPr>
        <w:t>Square,</w:t>
      </w:r>
      <w:r>
        <w:rPr>
          <w:rFonts w:ascii="Calibri"/>
          <w:spacing w:val="31"/>
          <w:sz w:val="20"/>
        </w:rPr>
        <w:t xml:space="preserve"> </w:t>
      </w:r>
      <w:r>
        <w:rPr>
          <w:rFonts w:ascii="Calibri"/>
          <w:sz w:val="20"/>
        </w:rPr>
        <w:t>Penna:</w:t>
      </w:r>
      <w:r>
        <w:rPr>
          <w:rFonts w:ascii="Calibri"/>
          <w:spacing w:val="31"/>
          <w:sz w:val="20"/>
        </w:rPr>
        <w:t xml:space="preserve"> </w:t>
      </w:r>
      <w:r>
        <w:rPr>
          <w:rFonts w:ascii="Calibri"/>
          <w:sz w:val="20"/>
        </w:rPr>
        <w:t xml:space="preserve">Quaker </w:t>
      </w:r>
      <w:r>
        <w:rPr>
          <w:rFonts w:ascii="Calibri"/>
          <w:w w:val="110"/>
          <w:sz w:val="20"/>
        </w:rPr>
        <w:t>Publications, 1982)</w:t>
      </w:r>
      <w:ins w:id="63" w:author="Feinberg, Krista" w:date="2025-11-13T18:56:00Z" w16du:dateUtc="2025-11-14T01:56:00Z">
        <w:r w:rsidR="00065F37">
          <w:rPr>
            <w:rFonts w:ascii="Calibri"/>
            <w:w w:val="110"/>
            <w:sz w:val="20"/>
          </w:rPr>
          <w:t>,</w:t>
        </w:r>
      </w:ins>
      <w:r>
        <w:rPr>
          <w:rFonts w:ascii="Calibri"/>
          <w:w w:val="110"/>
          <w:sz w:val="20"/>
        </w:rPr>
        <w:t xml:space="preserve"> 16-18.</w:t>
      </w:r>
    </w:p>
    <w:p w14:paraId="4AB18965" w14:textId="77777777" w:rsidR="00EA198E" w:rsidRDefault="00EA198E">
      <w:pPr>
        <w:rPr>
          <w:rFonts w:ascii="Calibri"/>
          <w:sz w:val="20"/>
        </w:rPr>
        <w:sectPr w:rsidR="00EA198E">
          <w:pgSz w:w="12240" w:h="15840"/>
          <w:pgMar w:top="1340" w:right="1440" w:bottom="280" w:left="1440" w:header="720" w:footer="0" w:gutter="0"/>
          <w:cols w:space="720"/>
        </w:sectPr>
      </w:pPr>
    </w:p>
    <w:p w14:paraId="4AB18966" w14:textId="0C3C76C4" w:rsidR="00EA198E" w:rsidRDefault="001F1FB8">
      <w:pPr>
        <w:pStyle w:val="BodyText"/>
        <w:spacing w:before="81" w:line="480" w:lineRule="auto"/>
        <w:ind w:right="9"/>
      </w:pPr>
      <w:r>
        <w:lastRenderedPageBreak/>
        <w:t>Gestapo was very much aware of, with little to no interference from German officers.</w:t>
      </w:r>
      <w:r>
        <w:rPr>
          <w:position w:val="7"/>
          <w:sz w:val="16"/>
        </w:rPr>
        <w:t>7</w:t>
      </w:r>
      <w:r>
        <w:rPr>
          <w:spacing w:val="40"/>
          <w:position w:val="7"/>
          <w:sz w:val="16"/>
        </w:rPr>
        <w:t xml:space="preserve"> </w:t>
      </w:r>
      <w:r>
        <w:t xml:space="preserve">Furthermore, Kenworthy </w:t>
      </w:r>
      <w:commentRangeStart w:id="64"/>
      <w:r>
        <w:t>describe</w:t>
      </w:r>
      <w:ins w:id="65" w:author="Feinberg, Krista" w:date="2025-11-13T20:01:00Z" w16du:dateUtc="2025-11-14T03:01:00Z">
        <w:r w:rsidR="00224A83">
          <w:t>d</w:t>
        </w:r>
      </w:ins>
      <w:del w:id="66" w:author="Feinberg, Krista" w:date="2025-11-13T20:01:00Z" w16du:dateUtc="2025-11-14T03:01:00Z">
        <w:r w:rsidDel="00224A83">
          <w:delText>s</w:delText>
        </w:r>
      </w:del>
      <w:r>
        <w:t xml:space="preserve"> </w:t>
      </w:r>
      <w:commentRangeEnd w:id="64"/>
      <w:r w:rsidR="00224A83">
        <w:rPr>
          <w:rStyle w:val="CommentReference"/>
        </w:rPr>
        <w:commentReference w:id="64"/>
      </w:r>
      <w:r>
        <w:t>an experience where two members of the secret police began questioning him but left him alone after he mentioned the Quakers work in the</w:t>
      </w:r>
      <w:r>
        <w:rPr>
          <w:spacing w:val="40"/>
        </w:rPr>
        <w:t xml:space="preserve"> </w:t>
      </w:r>
      <w:proofErr w:type="spellStart"/>
      <w:r w:rsidRPr="00224A83">
        <w:rPr>
          <w:i/>
          <w:iCs/>
          <w:rPrChange w:id="67" w:author="Feinberg, Krista" w:date="2025-11-13T20:02:00Z" w16du:dateUtc="2025-11-14T03:02:00Z">
            <w:rPr/>
          </w:rPrChange>
        </w:rPr>
        <w:t>Quaekerspeisung</w:t>
      </w:r>
      <w:proofErr w:type="spellEnd"/>
      <w:r>
        <w:t>.</w:t>
      </w:r>
      <w:r>
        <w:rPr>
          <w:position w:val="7"/>
          <w:sz w:val="16"/>
        </w:rPr>
        <w:t>8</w:t>
      </w:r>
      <w:r>
        <w:rPr>
          <w:spacing w:val="26"/>
          <w:position w:val="7"/>
          <w:sz w:val="16"/>
        </w:rPr>
        <w:t xml:space="preserve"> </w:t>
      </w:r>
      <w:r>
        <w:t>Kenworthy implie</w:t>
      </w:r>
      <w:ins w:id="68" w:author="Feinberg, Krista" w:date="2025-11-13T20:02:00Z" w16du:dateUtc="2025-11-14T03:02:00Z">
        <w:r w:rsidR="00224A83">
          <w:t>d</w:t>
        </w:r>
      </w:ins>
      <w:del w:id="69" w:author="Feinberg, Krista" w:date="2025-11-13T20:02:00Z" w16du:dateUtc="2025-11-14T03:02:00Z">
        <w:r w:rsidDel="00224A83">
          <w:delText>s</w:delText>
        </w:r>
      </w:del>
      <w:r>
        <w:t xml:space="preserve"> that the Quakers association with </w:t>
      </w:r>
      <w:r w:rsidRPr="00224A83">
        <w:rPr>
          <w:highlight w:val="yellow"/>
          <w:rPrChange w:id="70" w:author="Feinberg, Krista" w:date="2025-11-13T20:03:00Z" w16du:dateUtc="2025-11-14T03:03:00Z">
            <w:rPr/>
          </w:rPrChange>
        </w:rPr>
        <w:t>this</w:t>
      </w:r>
      <w:r>
        <w:t xml:space="preserve"> humanitarian event seemed to be the reason the Gestapo </w:t>
      </w:r>
      <w:commentRangeStart w:id="71"/>
      <w:r>
        <w:t>left him alone</w:t>
      </w:r>
      <w:commentRangeEnd w:id="71"/>
      <w:r w:rsidR="006F35EB">
        <w:rPr>
          <w:rStyle w:val="CommentReference"/>
        </w:rPr>
        <w:commentReference w:id="71"/>
      </w:r>
      <w:r>
        <w:t>. In addition to his experience with the Gestapo,</w:t>
      </w:r>
      <w:r>
        <w:rPr>
          <w:spacing w:val="-4"/>
        </w:rPr>
        <w:t xml:space="preserve"> </w:t>
      </w:r>
      <w:r>
        <w:t>Kenworthy</w:t>
      </w:r>
      <w:r>
        <w:rPr>
          <w:spacing w:val="-4"/>
        </w:rPr>
        <w:t xml:space="preserve"> </w:t>
      </w:r>
      <w:r>
        <w:t>also</w:t>
      </w:r>
      <w:r>
        <w:rPr>
          <w:spacing w:val="-4"/>
        </w:rPr>
        <w:t xml:space="preserve"> </w:t>
      </w:r>
      <w:r>
        <w:t>recount</w:t>
      </w:r>
      <w:ins w:id="72" w:author="Feinberg, Krista" w:date="2025-11-13T20:04:00Z" w16du:dateUtc="2025-11-14T03:04:00Z">
        <w:r w:rsidR="006F35EB">
          <w:t>ed</w:t>
        </w:r>
      </w:ins>
      <w:del w:id="73" w:author="Feinberg, Krista" w:date="2025-11-13T20:04:00Z" w16du:dateUtc="2025-11-14T03:04:00Z">
        <w:r w:rsidDel="006F35EB">
          <w:delText>s</w:delText>
        </w:r>
      </w:del>
      <w:r>
        <w:rPr>
          <w:spacing w:val="-5"/>
        </w:rPr>
        <w:t xml:space="preserve"> </w:t>
      </w:r>
      <w:r>
        <w:t>experiences</w:t>
      </w:r>
      <w:r>
        <w:rPr>
          <w:spacing w:val="-4"/>
        </w:rPr>
        <w:t xml:space="preserve"> </w:t>
      </w:r>
      <w:r>
        <w:t>with</w:t>
      </w:r>
      <w:r>
        <w:rPr>
          <w:spacing w:val="-4"/>
        </w:rPr>
        <w:t xml:space="preserve"> </w:t>
      </w:r>
      <w:r>
        <w:t>German</w:t>
      </w:r>
      <w:r>
        <w:rPr>
          <w:spacing w:val="-4"/>
        </w:rPr>
        <w:t xml:space="preserve"> </w:t>
      </w:r>
      <w:r>
        <w:t>citizens</w:t>
      </w:r>
      <w:r>
        <w:rPr>
          <w:spacing w:val="-5"/>
        </w:rPr>
        <w:t xml:space="preserve"> </w:t>
      </w:r>
      <w:r>
        <w:t>that</w:t>
      </w:r>
      <w:r>
        <w:rPr>
          <w:spacing w:val="-4"/>
        </w:rPr>
        <w:t xml:space="preserve"> </w:t>
      </w:r>
      <w:r>
        <w:t>demonstrated</w:t>
      </w:r>
      <w:r>
        <w:rPr>
          <w:spacing w:val="-4"/>
        </w:rPr>
        <w:t xml:space="preserve"> </w:t>
      </w:r>
      <w:r>
        <w:t>their</w:t>
      </w:r>
      <w:r>
        <w:rPr>
          <w:spacing w:val="-4"/>
        </w:rPr>
        <w:t xml:space="preserve"> </w:t>
      </w:r>
      <w:r>
        <w:t>love and respect for the Quakers due to their post-WWI work. During Kenworthy’s time in Germany, food</w:t>
      </w:r>
      <w:r>
        <w:rPr>
          <w:spacing w:val="-2"/>
        </w:rPr>
        <w:t xml:space="preserve"> </w:t>
      </w:r>
      <w:r>
        <w:t>was</w:t>
      </w:r>
      <w:r>
        <w:rPr>
          <w:spacing w:val="-3"/>
        </w:rPr>
        <w:t xml:space="preserve"> </w:t>
      </w:r>
      <w:r>
        <w:t>heavily</w:t>
      </w:r>
      <w:r>
        <w:rPr>
          <w:spacing w:val="-2"/>
        </w:rPr>
        <w:t xml:space="preserve"> </w:t>
      </w:r>
      <w:r>
        <w:t>rationed.</w:t>
      </w:r>
      <w:r>
        <w:rPr>
          <w:position w:val="7"/>
          <w:sz w:val="16"/>
        </w:rPr>
        <w:t>9</w:t>
      </w:r>
      <w:r>
        <w:rPr>
          <w:spacing w:val="18"/>
          <w:position w:val="7"/>
          <w:sz w:val="16"/>
        </w:rPr>
        <w:t xml:space="preserve"> </w:t>
      </w:r>
      <w:r>
        <w:t>Despite</w:t>
      </w:r>
      <w:r>
        <w:rPr>
          <w:spacing w:val="-2"/>
        </w:rPr>
        <w:t xml:space="preserve"> </w:t>
      </w:r>
      <w:r>
        <w:t>this,</w:t>
      </w:r>
      <w:r>
        <w:rPr>
          <w:spacing w:val="-2"/>
        </w:rPr>
        <w:t xml:space="preserve"> </w:t>
      </w:r>
      <w:commentRangeStart w:id="74"/>
      <w:r>
        <w:t>he</w:t>
      </w:r>
      <w:r>
        <w:rPr>
          <w:spacing w:val="-2"/>
        </w:rPr>
        <w:t xml:space="preserve"> </w:t>
      </w:r>
      <w:r>
        <w:t>was</w:t>
      </w:r>
      <w:r>
        <w:rPr>
          <w:spacing w:val="-3"/>
        </w:rPr>
        <w:t xml:space="preserve"> </w:t>
      </w:r>
      <w:r>
        <w:t>given</w:t>
      </w:r>
      <w:r>
        <w:rPr>
          <w:spacing w:val="-2"/>
        </w:rPr>
        <w:t xml:space="preserve"> </w:t>
      </w:r>
      <w:r>
        <w:t>very</w:t>
      </w:r>
      <w:r>
        <w:rPr>
          <w:spacing w:val="-2"/>
        </w:rPr>
        <w:t xml:space="preserve"> </w:t>
      </w:r>
      <w:r>
        <w:t>generous</w:t>
      </w:r>
      <w:r>
        <w:rPr>
          <w:spacing w:val="-3"/>
        </w:rPr>
        <w:t xml:space="preserve"> </w:t>
      </w:r>
      <w:commentRangeEnd w:id="74"/>
      <w:r w:rsidR="006F35EB">
        <w:rPr>
          <w:rStyle w:val="CommentReference"/>
        </w:rPr>
        <w:commentReference w:id="74"/>
      </w:r>
      <w:r>
        <w:t>portions</w:t>
      </w:r>
      <w:r>
        <w:rPr>
          <w:spacing w:val="-3"/>
        </w:rPr>
        <w:t xml:space="preserve"> </w:t>
      </w:r>
      <w:r>
        <w:t>and</w:t>
      </w:r>
      <w:r>
        <w:rPr>
          <w:spacing w:val="-3"/>
        </w:rPr>
        <w:t xml:space="preserve"> </w:t>
      </w:r>
      <w:r>
        <w:t>offered</w:t>
      </w:r>
      <w:r>
        <w:rPr>
          <w:spacing w:val="-2"/>
        </w:rPr>
        <w:t xml:space="preserve"> </w:t>
      </w:r>
      <w:r>
        <w:t>special items he could purchase in addition to the usual ration at a particular restaurant he frequented.</w:t>
      </w:r>
      <w:ins w:id="75" w:author="Feinberg, Krista" w:date="2025-11-13T20:05:00Z" w16du:dateUtc="2025-11-14T03:05:00Z">
        <w:r w:rsidR="006F35EB">
          <w:t xml:space="preserve"> What’s the point?  Not clear.</w:t>
        </w:r>
      </w:ins>
    </w:p>
    <w:p w14:paraId="4AB18967" w14:textId="4921DA2B" w:rsidR="00EA198E" w:rsidRDefault="001F1FB8" w:rsidP="006F35EB">
      <w:pPr>
        <w:pStyle w:val="BodyText"/>
        <w:spacing w:line="480" w:lineRule="auto"/>
        <w:ind w:right="16" w:firstLine="720"/>
        <w:pPrChange w:id="76" w:author="Feinberg, Krista" w:date="2025-11-13T20:05:00Z" w16du:dateUtc="2025-11-14T03:05:00Z">
          <w:pPr>
            <w:pStyle w:val="BodyText"/>
            <w:spacing w:line="480" w:lineRule="auto"/>
            <w:ind w:right="16"/>
          </w:pPr>
        </w:pPrChange>
      </w:pPr>
      <w:r>
        <w:t>Just before he left Germany</w:t>
      </w:r>
      <w:ins w:id="77" w:author="Feinberg, Krista" w:date="2025-11-13T20:05:00Z" w16du:dateUtc="2025-11-14T03:05:00Z">
        <w:r w:rsidR="006F35EB">
          <w:t xml:space="preserve"> </w:t>
        </w:r>
      </w:ins>
      <w:ins w:id="78" w:author="Feinberg, Krista" w:date="2025-11-13T20:06:00Z" w16du:dateUtc="2025-11-14T03:06:00Z">
        <w:r w:rsidR="006F35EB">
          <w:t>when?</w:t>
        </w:r>
      </w:ins>
      <w:r>
        <w:t>, the two owners of the restaurant told Kenworthy that they were some</w:t>
      </w:r>
      <w:r>
        <w:rPr>
          <w:spacing w:val="-3"/>
        </w:rPr>
        <w:t xml:space="preserve"> </w:t>
      </w:r>
      <w:r>
        <w:t>of</w:t>
      </w:r>
      <w:r>
        <w:rPr>
          <w:spacing w:val="-3"/>
        </w:rPr>
        <w:t xml:space="preserve"> </w:t>
      </w:r>
      <w:r>
        <w:t>the</w:t>
      </w:r>
      <w:r>
        <w:rPr>
          <w:spacing w:val="-3"/>
        </w:rPr>
        <w:t xml:space="preserve"> </w:t>
      </w:r>
      <w:r>
        <w:t>children</w:t>
      </w:r>
      <w:r>
        <w:rPr>
          <w:spacing w:val="-3"/>
        </w:rPr>
        <w:t xml:space="preserve"> </w:t>
      </w:r>
      <w:r>
        <w:t>who</w:t>
      </w:r>
      <w:r>
        <w:rPr>
          <w:spacing w:val="-3"/>
        </w:rPr>
        <w:t xml:space="preserve"> </w:t>
      </w:r>
      <w:r>
        <w:t>had</w:t>
      </w:r>
      <w:r>
        <w:rPr>
          <w:spacing w:val="-3"/>
        </w:rPr>
        <w:t xml:space="preserve"> </w:t>
      </w:r>
      <w:r>
        <w:t>been</w:t>
      </w:r>
      <w:r>
        <w:rPr>
          <w:spacing w:val="-3"/>
        </w:rPr>
        <w:t xml:space="preserve"> </w:t>
      </w:r>
      <w:r>
        <w:t>fed</w:t>
      </w:r>
      <w:r>
        <w:rPr>
          <w:spacing w:val="-3"/>
        </w:rPr>
        <w:t xml:space="preserve"> </w:t>
      </w:r>
      <w:r>
        <w:t>by</w:t>
      </w:r>
      <w:r>
        <w:rPr>
          <w:spacing w:val="-3"/>
        </w:rPr>
        <w:t xml:space="preserve"> </w:t>
      </w:r>
      <w:r>
        <w:t>the</w:t>
      </w:r>
      <w:r>
        <w:rPr>
          <w:spacing w:val="-3"/>
        </w:rPr>
        <w:t xml:space="preserve"> </w:t>
      </w:r>
      <w:r>
        <w:t>Quakers</w:t>
      </w:r>
      <w:r>
        <w:rPr>
          <w:spacing w:val="-3"/>
        </w:rPr>
        <w:t xml:space="preserve"> </w:t>
      </w:r>
      <w:r>
        <w:t>in</w:t>
      </w:r>
      <w:r>
        <w:rPr>
          <w:spacing w:val="-3"/>
        </w:rPr>
        <w:t xml:space="preserve"> </w:t>
      </w:r>
      <w:proofErr w:type="spellStart"/>
      <w:r w:rsidRPr="006F35EB">
        <w:rPr>
          <w:i/>
          <w:iCs/>
          <w:rPrChange w:id="79" w:author="Feinberg, Krista" w:date="2025-11-13T20:06:00Z" w16du:dateUtc="2025-11-14T03:06:00Z">
            <w:rPr/>
          </w:rPrChange>
        </w:rPr>
        <w:t>Quaekerseisung</w:t>
      </w:r>
      <w:proofErr w:type="spellEnd"/>
      <w:r>
        <w:t>,</w:t>
      </w:r>
      <w:r>
        <w:rPr>
          <w:spacing w:val="-3"/>
        </w:rPr>
        <w:t xml:space="preserve"> </w:t>
      </w:r>
      <w:r>
        <w:t>and</w:t>
      </w:r>
      <w:r>
        <w:rPr>
          <w:spacing w:val="-3"/>
        </w:rPr>
        <w:t xml:space="preserve"> </w:t>
      </w:r>
      <w:r w:rsidRPr="006F35EB">
        <w:rPr>
          <w:highlight w:val="yellow"/>
          <w:rPrChange w:id="80" w:author="Feinberg, Krista" w:date="2025-11-13T20:06:00Z" w16du:dateUtc="2025-11-14T03:06:00Z">
            <w:rPr/>
          </w:rPrChange>
        </w:rPr>
        <w:t>this</w:t>
      </w:r>
      <w:r>
        <w:rPr>
          <w:spacing w:val="-3"/>
        </w:rPr>
        <w:t xml:space="preserve"> </w:t>
      </w:r>
      <w:r>
        <w:t>was</w:t>
      </w:r>
      <w:r>
        <w:rPr>
          <w:spacing w:val="-3"/>
        </w:rPr>
        <w:t xml:space="preserve"> </w:t>
      </w:r>
      <w:r>
        <w:t>their</w:t>
      </w:r>
      <w:r>
        <w:rPr>
          <w:spacing w:val="-3"/>
        </w:rPr>
        <w:t xml:space="preserve"> </w:t>
      </w:r>
      <w:r>
        <w:t>way of showing “their gratitude for the group which had saved their lives.”</w:t>
      </w:r>
      <w:r>
        <w:rPr>
          <w:position w:val="7"/>
          <w:sz w:val="16"/>
        </w:rPr>
        <w:t>10</w:t>
      </w:r>
      <w:r>
        <w:rPr>
          <w:spacing w:val="31"/>
          <w:position w:val="7"/>
          <w:sz w:val="16"/>
        </w:rPr>
        <w:t xml:space="preserve"> </w:t>
      </w:r>
      <w:r w:rsidRPr="006F35EB">
        <w:rPr>
          <w:highlight w:val="yellow"/>
          <w:rPrChange w:id="81" w:author="Feinberg, Krista" w:date="2025-11-13T20:06:00Z" w16du:dateUtc="2025-11-14T03:06:00Z">
            <w:rPr/>
          </w:rPrChange>
        </w:rPr>
        <w:t>These</w:t>
      </w:r>
      <w:r>
        <w:t xml:space="preserve"> shop owners’ willingness to offer Kenworthy addition</w:t>
      </w:r>
      <w:ins w:id="82" w:author="Feinberg, Krista" w:date="2025-11-13T20:06:00Z" w16du:dateUtc="2025-11-14T03:06:00Z">
        <w:r w:rsidR="006F35EB">
          <w:t>al</w:t>
        </w:r>
      </w:ins>
      <w:r>
        <w:t xml:space="preserve"> food in a time of such strict rationing show</w:t>
      </w:r>
      <w:ins w:id="83" w:author="Feinberg, Krista" w:date="2025-11-13T20:06:00Z" w16du:dateUtc="2025-11-14T03:06:00Z">
        <w:r w:rsidR="006F35EB">
          <w:t>ed</w:t>
        </w:r>
      </w:ins>
      <w:del w:id="84" w:author="Feinberg, Krista" w:date="2025-11-13T20:06:00Z" w16du:dateUtc="2025-11-14T03:06:00Z">
        <w:r w:rsidDel="006F35EB">
          <w:delText>s</w:delText>
        </w:r>
        <w:r w:rsidDel="006F35EB">
          <w:delText xml:space="preserve"> just</w:delText>
        </w:r>
      </w:del>
      <w:r>
        <w:t xml:space="preserve"> how much of an impact the Quakers work had on them. </w:t>
      </w:r>
      <w:commentRangeStart w:id="85"/>
      <w:r>
        <w:t>In the case of both German officials and German citizens, Kenworthy’s experiences demonstrate</w:t>
      </w:r>
      <w:ins w:id="86" w:author="Feinberg, Krista" w:date="2025-11-13T20:07:00Z" w16du:dateUtc="2025-11-14T03:07:00Z">
        <w:r w:rsidR="006F35EB">
          <w:t>d</w:t>
        </w:r>
      </w:ins>
      <w:r>
        <w:t xml:space="preserve"> that it was the previous work of the Quakers that enabled them to labor amongst the German populous and assist the Jewish people </w:t>
      </w:r>
      <w:r>
        <w:rPr>
          <w:spacing w:val="-2"/>
        </w:rPr>
        <w:t>there.</w:t>
      </w:r>
      <w:commentRangeEnd w:id="85"/>
      <w:r w:rsidR="006F35EB">
        <w:rPr>
          <w:rStyle w:val="CommentReference"/>
        </w:rPr>
        <w:commentReference w:id="85"/>
      </w:r>
    </w:p>
    <w:p w14:paraId="4AB18968" w14:textId="4839E23C" w:rsidR="00EA198E" w:rsidRDefault="001F1FB8">
      <w:pPr>
        <w:pStyle w:val="BodyText"/>
        <w:spacing w:line="480" w:lineRule="auto"/>
        <w:ind w:right="63" w:firstLine="720"/>
      </w:pPr>
      <w:r>
        <w:t xml:space="preserve">Kenworthy </w:t>
      </w:r>
      <w:ins w:id="87" w:author="Feinberg, Krista" w:date="2025-11-13T20:07:00Z" w16du:dateUtc="2025-11-14T03:07:00Z">
        <w:r w:rsidR="006F35EB">
          <w:t>was</w:t>
        </w:r>
      </w:ins>
      <w:del w:id="88" w:author="Feinberg, Krista" w:date="2025-11-13T20:07:00Z" w16du:dateUtc="2025-11-14T03:07:00Z">
        <w:r w:rsidDel="006F35EB">
          <w:delText>is</w:delText>
        </w:r>
      </w:del>
      <w:r>
        <w:t xml:space="preserve"> not the only one who provid</w:t>
      </w:r>
      <w:r>
        <w:t>e</w:t>
      </w:r>
      <w:del w:id="89" w:author="Feinberg, Krista" w:date="2025-11-13T20:08:00Z" w16du:dateUtc="2025-11-14T03:08:00Z">
        <w:r w:rsidDel="00800499">
          <w:delText>s</w:delText>
        </w:r>
      </w:del>
      <w:ins w:id="90" w:author="Feinberg, Krista" w:date="2025-11-13T20:08:00Z" w16du:dateUtc="2025-11-14T03:08:00Z">
        <w:r w:rsidR="00800499">
          <w:t>d</w:t>
        </w:r>
      </w:ins>
      <w:r>
        <w:t xml:space="preserve"> evidence of the Quakers reputation of charity</w:t>
      </w:r>
      <w:r>
        <w:rPr>
          <w:spacing w:val="-3"/>
        </w:rPr>
        <w:t xml:space="preserve"> </w:t>
      </w:r>
      <w:r>
        <w:t>enabling</w:t>
      </w:r>
      <w:r>
        <w:rPr>
          <w:spacing w:val="-3"/>
        </w:rPr>
        <w:t xml:space="preserve"> </w:t>
      </w:r>
      <w:r>
        <w:t>them</w:t>
      </w:r>
      <w:r>
        <w:rPr>
          <w:spacing w:val="-3"/>
        </w:rPr>
        <w:t xml:space="preserve"> </w:t>
      </w:r>
      <w:r>
        <w:t>to</w:t>
      </w:r>
      <w:r>
        <w:rPr>
          <w:spacing w:val="-3"/>
        </w:rPr>
        <w:t xml:space="preserve"> </w:t>
      </w:r>
      <w:r>
        <w:t>offer</w:t>
      </w:r>
      <w:r>
        <w:rPr>
          <w:spacing w:val="-3"/>
        </w:rPr>
        <w:t xml:space="preserve"> </w:t>
      </w:r>
      <w:r>
        <w:t>continued</w:t>
      </w:r>
      <w:r>
        <w:rPr>
          <w:spacing w:val="-3"/>
        </w:rPr>
        <w:t xml:space="preserve"> </w:t>
      </w:r>
      <w:r>
        <w:t>assistance</w:t>
      </w:r>
      <w:r>
        <w:rPr>
          <w:spacing w:val="-3"/>
        </w:rPr>
        <w:t xml:space="preserve"> </w:t>
      </w:r>
      <w:r>
        <w:t>in</w:t>
      </w:r>
      <w:r>
        <w:rPr>
          <w:spacing w:val="-3"/>
        </w:rPr>
        <w:t xml:space="preserve"> </w:t>
      </w:r>
      <w:r>
        <w:t>Germany.</w:t>
      </w:r>
      <w:r>
        <w:rPr>
          <w:spacing w:val="-3"/>
        </w:rPr>
        <w:t xml:space="preserve"> </w:t>
      </w:r>
      <w:r>
        <w:t>Rufus</w:t>
      </w:r>
      <w:r>
        <w:rPr>
          <w:spacing w:val="-4"/>
        </w:rPr>
        <w:t xml:space="preserve"> </w:t>
      </w:r>
      <w:r>
        <w:t>Jones</w:t>
      </w:r>
      <w:r>
        <w:rPr>
          <w:spacing w:val="-4"/>
        </w:rPr>
        <w:t xml:space="preserve"> </w:t>
      </w:r>
      <w:r>
        <w:t>himself,</w:t>
      </w:r>
      <w:r>
        <w:rPr>
          <w:spacing w:val="-3"/>
        </w:rPr>
        <w:t xml:space="preserve"> </w:t>
      </w:r>
      <w:r>
        <w:t>the</w:t>
      </w:r>
      <w:r>
        <w:rPr>
          <w:spacing w:val="-3"/>
        </w:rPr>
        <w:t xml:space="preserve"> </w:t>
      </w:r>
      <w:r>
        <w:t>leader of the American Quaker delegation sent to obtain permission to carryout humanitarian relief amongst the Jewish people in Germany and the most preeminent Quaker of his day, credit</w:t>
      </w:r>
      <w:ins w:id="91" w:author="Feinberg, Krista" w:date="2025-11-13T20:08:00Z" w16du:dateUtc="2025-11-14T03:08:00Z">
        <w:r w:rsidR="00857DF3">
          <w:t>ed</w:t>
        </w:r>
      </w:ins>
      <w:del w:id="92" w:author="Feinberg, Krista" w:date="2025-11-13T20:08:00Z" w16du:dateUtc="2025-11-14T03:08:00Z">
        <w:r w:rsidDel="00857DF3">
          <w:delText>s</w:delText>
        </w:r>
      </w:del>
      <w:r>
        <w:t xml:space="preserve"> the</w:t>
      </w:r>
    </w:p>
    <w:p w14:paraId="4AB18969" w14:textId="77777777" w:rsidR="00EA198E" w:rsidRDefault="001F1FB8">
      <w:pPr>
        <w:pStyle w:val="BodyText"/>
        <w:spacing w:before="8"/>
        <w:rPr>
          <w:sz w:val="20"/>
        </w:rPr>
      </w:pPr>
      <w:r>
        <w:rPr>
          <w:noProof/>
          <w:sz w:val="20"/>
        </w:rPr>
        <mc:AlternateContent>
          <mc:Choice Requires="wps">
            <w:drawing>
              <wp:anchor distT="0" distB="0" distL="0" distR="0" simplePos="0" relativeHeight="487589376" behindDoc="1" locked="0" layoutInCell="1" allowOverlap="1" wp14:anchorId="4AB18988" wp14:editId="4AB18989">
                <wp:simplePos x="0" y="0"/>
                <wp:positionH relativeFrom="page">
                  <wp:posOffset>914400</wp:posOffset>
                </wp:positionH>
                <wp:positionV relativeFrom="paragraph">
                  <wp:posOffset>166625</wp:posOffset>
                </wp:positionV>
                <wp:extent cx="182245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2450" cy="1270"/>
                        </a:xfrm>
                        <a:custGeom>
                          <a:avLst/>
                          <a:gdLst/>
                          <a:ahLst/>
                          <a:cxnLst/>
                          <a:rect l="l" t="t" r="r" b="b"/>
                          <a:pathLst>
                            <a:path w="1822450">
                              <a:moveTo>
                                <a:pt x="0" y="0"/>
                              </a:moveTo>
                              <a:lnTo>
                                <a:pt x="182245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811390" id="Graphic 5" o:spid="_x0000_s1026" style="position:absolute;margin-left:1in;margin-top:13.1pt;width:143.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822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" path="m,l1822450,e" filled="f" strokeweight=".72pt">
                <v:path arrowok="t"/>
                <w10:wrap type="topAndBottom" anchorx="page"/>
              </v:shape>
            </w:pict>
          </mc:Fallback>
        </mc:AlternateContent>
      </w:r>
    </w:p>
    <w:p w14:paraId="4AB1896A" w14:textId="707D23B5" w:rsidR="00EA198E" w:rsidRDefault="001F1FB8">
      <w:pPr>
        <w:spacing w:before="120"/>
        <w:rPr>
          <w:rFonts w:ascii="Calibri"/>
          <w:sz w:val="20"/>
        </w:rPr>
      </w:pPr>
      <w:r>
        <w:rPr>
          <w:rFonts w:ascii="Calibri"/>
          <w:w w:val="105"/>
          <w:position w:val="6"/>
          <w:sz w:val="12"/>
        </w:rPr>
        <w:t>7</w:t>
      </w:r>
      <w:r>
        <w:rPr>
          <w:rFonts w:ascii="Calibri"/>
          <w:spacing w:val="14"/>
          <w:w w:val="105"/>
          <w:position w:val="6"/>
          <w:sz w:val="12"/>
        </w:rPr>
        <w:t xml:space="preserve"> </w:t>
      </w:r>
      <w:r>
        <w:rPr>
          <w:rFonts w:ascii="Calibri"/>
          <w:w w:val="105"/>
          <w:sz w:val="20"/>
        </w:rPr>
        <w:t>Ibid</w:t>
      </w:r>
      <w:ins w:id="93" w:author="Feinberg, Krista" w:date="2025-11-13T18:56:00Z" w16du:dateUtc="2025-11-14T01:56:00Z">
        <w:r w:rsidR="00065F37">
          <w:rPr>
            <w:rFonts w:ascii="Calibri"/>
            <w:w w:val="105"/>
            <w:sz w:val="20"/>
          </w:rPr>
          <w:t>.</w:t>
        </w:r>
      </w:ins>
      <w:r>
        <w:rPr>
          <w:rFonts w:ascii="Calibri"/>
          <w:w w:val="105"/>
          <w:sz w:val="20"/>
        </w:rPr>
        <w:t>,</w:t>
      </w:r>
      <w:r>
        <w:rPr>
          <w:rFonts w:ascii="Calibri"/>
          <w:spacing w:val="-5"/>
          <w:w w:val="105"/>
          <w:sz w:val="20"/>
        </w:rPr>
        <w:t xml:space="preserve"> </w:t>
      </w:r>
      <w:r>
        <w:rPr>
          <w:rFonts w:ascii="Calibri"/>
          <w:w w:val="105"/>
          <w:sz w:val="20"/>
        </w:rPr>
        <w:t>33,</w:t>
      </w:r>
      <w:r>
        <w:rPr>
          <w:rFonts w:ascii="Calibri"/>
          <w:spacing w:val="-4"/>
          <w:w w:val="105"/>
          <w:sz w:val="20"/>
        </w:rPr>
        <w:t xml:space="preserve"> </w:t>
      </w:r>
      <w:r>
        <w:rPr>
          <w:rFonts w:ascii="Calibri"/>
          <w:spacing w:val="-5"/>
          <w:w w:val="105"/>
          <w:sz w:val="20"/>
        </w:rPr>
        <w:t>45</w:t>
      </w:r>
      <w:ins w:id="94" w:author="Feinberg, Krista" w:date="2025-11-13T18:56:00Z" w16du:dateUtc="2025-11-14T01:56:00Z">
        <w:r w:rsidR="00065F37">
          <w:rPr>
            <w:rFonts w:ascii="Calibri"/>
            <w:spacing w:val="-5"/>
            <w:w w:val="105"/>
            <w:sz w:val="20"/>
          </w:rPr>
          <w:t>.</w:t>
        </w:r>
      </w:ins>
    </w:p>
    <w:p w14:paraId="4AB1896B" w14:textId="6C4BEDFB" w:rsidR="00EA198E" w:rsidRDefault="001F1FB8">
      <w:pPr>
        <w:rPr>
          <w:rFonts w:ascii="Calibri"/>
          <w:sz w:val="20"/>
        </w:rPr>
      </w:pPr>
      <w:r>
        <w:rPr>
          <w:rFonts w:ascii="Calibri"/>
          <w:w w:val="105"/>
          <w:position w:val="6"/>
          <w:sz w:val="12"/>
        </w:rPr>
        <w:t>8</w:t>
      </w:r>
      <w:r>
        <w:rPr>
          <w:rFonts w:ascii="Calibri"/>
          <w:spacing w:val="13"/>
          <w:w w:val="105"/>
          <w:position w:val="6"/>
          <w:sz w:val="12"/>
        </w:rPr>
        <w:t xml:space="preserve"> </w:t>
      </w:r>
      <w:r>
        <w:rPr>
          <w:rFonts w:ascii="Calibri"/>
          <w:w w:val="105"/>
          <w:sz w:val="20"/>
        </w:rPr>
        <w:t>Ibid</w:t>
      </w:r>
      <w:ins w:id="95" w:author="Feinberg, Krista" w:date="2025-11-13T18:56:00Z" w16du:dateUtc="2025-11-14T01:56:00Z">
        <w:r w:rsidR="00065F37">
          <w:rPr>
            <w:rFonts w:ascii="Calibri"/>
            <w:w w:val="105"/>
            <w:sz w:val="20"/>
          </w:rPr>
          <w:t>.</w:t>
        </w:r>
      </w:ins>
      <w:r>
        <w:rPr>
          <w:rFonts w:ascii="Calibri"/>
          <w:w w:val="105"/>
          <w:sz w:val="20"/>
        </w:rPr>
        <w:t>,</w:t>
      </w:r>
      <w:r>
        <w:rPr>
          <w:rFonts w:ascii="Calibri"/>
          <w:spacing w:val="-6"/>
          <w:w w:val="105"/>
          <w:sz w:val="20"/>
        </w:rPr>
        <w:t xml:space="preserve"> </w:t>
      </w:r>
      <w:r>
        <w:rPr>
          <w:rFonts w:ascii="Calibri"/>
          <w:spacing w:val="-5"/>
          <w:w w:val="105"/>
          <w:sz w:val="20"/>
        </w:rPr>
        <w:t>46</w:t>
      </w:r>
      <w:ins w:id="96" w:author="Feinberg, Krista" w:date="2025-11-13T18:56:00Z" w16du:dateUtc="2025-11-14T01:56:00Z">
        <w:r w:rsidR="00065F37">
          <w:rPr>
            <w:rFonts w:ascii="Calibri"/>
            <w:spacing w:val="-5"/>
            <w:w w:val="105"/>
            <w:sz w:val="20"/>
          </w:rPr>
          <w:t>.</w:t>
        </w:r>
      </w:ins>
    </w:p>
    <w:p w14:paraId="4AB1896C" w14:textId="487EA84F" w:rsidR="00EA198E" w:rsidRDefault="001F1FB8">
      <w:pPr>
        <w:rPr>
          <w:rFonts w:ascii="Calibri"/>
          <w:sz w:val="20"/>
        </w:rPr>
      </w:pPr>
      <w:r>
        <w:rPr>
          <w:rFonts w:ascii="Calibri"/>
          <w:w w:val="105"/>
          <w:position w:val="6"/>
          <w:sz w:val="12"/>
        </w:rPr>
        <w:t>9</w:t>
      </w:r>
      <w:r>
        <w:rPr>
          <w:rFonts w:ascii="Calibri"/>
          <w:spacing w:val="11"/>
          <w:w w:val="105"/>
          <w:position w:val="6"/>
          <w:sz w:val="12"/>
        </w:rPr>
        <w:t xml:space="preserve"> </w:t>
      </w:r>
      <w:r>
        <w:rPr>
          <w:rFonts w:ascii="Calibri"/>
          <w:w w:val="105"/>
          <w:sz w:val="20"/>
        </w:rPr>
        <w:t>Ibid</w:t>
      </w:r>
      <w:ins w:id="97" w:author="Feinberg, Krista" w:date="2025-11-13T18:56:00Z" w16du:dateUtc="2025-11-14T01:56:00Z">
        <w:r w:rsidR="00065F37">
          <w:rPr>
            <w:rFonts w:ascii="Calibri"/>
            <w:w w:val="105"/>
            <w:sz w:val="20"/>
          </w:rPr>
          <w:t>.,</w:t>
        </w:r>
      </w:ins>
      <w:r>
        <w:rPr>
          <w:rFonts w:ascii="Calibri"/>
          <w:spacing w:val="-7"/>
          <w:w w:val="105"/>
          <w:sz w:val="20"/>
        </w:rPr>
        <w:t xml:space="preserve"> </w:t>
      </w:r>
      <w:r>
        <w:rPr>
          <w:rFonts w:ascii="Calibri"/>
          <w:spacing w:val="-10"/>
          <w:w w:val="105"/>
          <w:sz w:val="20"/>
        </w:rPr>
        <w:t>8</w:t>
      </w:r>
      <w:ins w:id="98" w:author="Feinberg, Krista" w:date="2025-11-13T18:56:00Z" w16du:dateUtc="2025-11-14T01:56:00Z">
        <w:r w:rsidR="00065F37">
          <w:rPr>
            <w:rFonts w:ascii="Calibri"/>
            <w:spacing w:val="-10"/>
            <w:w w:val="105"/>
            <w:sz w:val="20"/>
          </w:rPr>
          <w:t>.</w:t>
        </w:r>
      </w:ins>
    </w:p>
    <w:p w14:paraId="4AB1896D" w14:textId="6940DC87" w:rsidR="00EA198E" w:rsidRDefault="001F1FB8">
      <w:pPr>
        <w:rPr>
          <w:rFonts w:ascii="Calibri"/>
          <w:sz w:val="20"/>
        </w:rPr>
      </w:pPr>
      <w:r>
        <w:rPr>
          <w:rFonts w:ascii="Calibri"/>
          <w:w w:val="105"/>
          <w:position w:val="6"/>
          <w:sz w:val="12"/>
        </w:rPr>
        <w:t>10</w:t>
      </w:r>
      <w:r>
        <w:rPr>
          <w:rFonts w:ascii="Calibri"/>
          <w:spacing w:val="11"/>
          <w:w w:val="105"/>
          <w:position w:val="6"/>
          <w:sz w:val="12"/>
        </w:rPr>
        <w:t xml:space="preserve"> </w:t>
      </w:r>
      <w:r>
        <w:rPr>
          <w:rFonts w:ascii="Calibri"/>
          <w:w w:val="105"/>
          <w:sz w:val="20"/>
        </w:rPr>
        <w:t>Ibid</w:t>
      </w:r>
      <w:ins w:id="99" w:author="Feinberg, Krista" w:date="2025-11-13T18:56:00Z" w16du:dateUtc="2025-11-14T01:56:00Z">
        <w:r w:rsidR="00065F37">
          <w:rPr>
            <w:rFonts w:ascii="Calibri"/>
            <w:w w:val="105"/>
            <w:sz w:val="20"/>
          </w:rPr>
          <w:t>.,</w:t>
        </w:r>
      </w:ins>
      <w:r>
        <w:rPr>
          <w:rFonts w:ascii="Calibri"/>
          <w:spacing w:val="-8"/>
          <w:w w:val="105"/>
          <w:sz w:val="20"/>
        </w:rPr>
        <w:t xml:space="preserve"> </w:t>
      </w:r>
      <w:r>
        <w:rPr>
          <w:rFonts w:ascii="Calibri"/>
          <w:spacing w:val="-5"/>
          <w:w w:val="105"/>
          <w:sz w:val="20"/>
        </w:rPr>
        <w:t>18</w:t>
      </w:r>
      <w:ins w:id="100" w:author="Feinberg, Krista" w:date="2025-11-13T18:57:00Z" w16du:dateUtc="2025-11-14T01:57:00Z">
        <w:r w:rsidR="00065F37">
          <w:rPr>
            <w:rFonts w:ascii="Calibri"/>
            <w:spacing w:val="-5"/>
            <w:w w:val="105"/>
            <w:sz w:val="20"/>
          </w:rPr>
          <w:t>.</w:t>
        </w:r>
      </w:ins>
    </w:p>
    <w:p w14:paraId="4AB1896E" w14:textId="380A16ED" w:rsidR="00EA198E" w:rsidRDefault="00065F37">
      <w:pPr>
        <w:rPr>
          <w:rFonts w:ascii="Calibri"/>
          <w:sz w:val="20"/>
        </w:rPr>
        <w:sectPr w:rsidR="00EA198E">
          <w:pgSz w:w="12240" w:h="15840"/>
          <w:pgMar w:top="1340" w:right="1440" w:bottom="280" w:left="1440" w:header="720" w:footer="0" w:gutter="0"/>
          <w:cols w:space="720"/>
        </w:sectPr>
      </w:pPr>
      <w:ins w:id="101" w:author="Feinberg, Krista" w:date="2025-11-13T18:56:00Z" w16du:dateUtc="2025-11-14T01:56:00Z">
        <w:r>
          <w:rPr>
            <w:rFonts w:ascii="Calibri"/>
            <w:sz w:val="20"/>
          </w:rPr>
          <w:lastRenderedPageBreak/>
          <w:t>Do you have other sources?</w:t>
        </w:r>
      </w:ins>
    </w:p>
    <w:p w14:paraId="4AB1896F" w14:textId="1FA026C0" w:rsidR="00EA198E" w:rsidRDefault="001F1FB8">
      <w:pPr>
        <w:pStyle w:val="BodyText"/>
        <w:spacing w:before="81" w:line="480" w:lineRule="auto"/>
        <w:ind w:right="63"/>
      </w:pPr>
      <w:r>
        <w:lastRenderedPageBreak/>
        <w:t>Quakers’</w:t>
      </w:r>
      <w:r>
        <w:rPr>
          <w:spacing w:val="-3"/>
        </w:rPr>
        <w:t xml:space="preserve"> </w:t>
      </w:r>
      <w:r>
        <w:t>previous</w:t>
      </w:r>
      <w:r>
        <w:rPr>
          <w:spacing w:val="-4"/>
        </w:rPr>
        <w:t xml:space="preserve"> </w:t>
      </w:r>
      <w:r>
        <w:t>relief</w:t>
      </w:r>
      <w:r>
        <w:rPr>
          <w:spacing w:val="-3"/>
        </w:rPr>
        <w:t xml:space="preserve"> </w:t>
      </w:r>
      <w:r>
        <w:t>work</w:t>
      </w:r>
      <w:r>
        <w:rPr>
          <w:spacing w:val="-3"/>
        </w:rPr>
        <w:t xml:space="preserve"> </w:t>
      </w:r>
      <w:r>
        <w:t>in</w:t>
      </w:r>
      <w:r>
        <w:rPr>
          <w:spacing w:val="-3"/>
        </w:rPr>
        <w:t xml:space="preserve"> </w:t>
      </w:r>
      <w:r>
        <w:t>Germany</w:t>
      </w:r>
      <w:r>
        <w:rPr>
          <w:spacing w:val="-3"/>
        </w:rPr>
        <w:t xml:space="preserve"> </w:t>
      </w:r>
      <w:r>
        <w:t>of</w:t>
      </w:r>
      <w:r>
        <w:rPr>
          <w:spacing w:val="-3"/>
        </w:rPr>
        <w:t xml:space="preserve"> </w:t>
      </w:r>
      <w:r>
        <w:t>feeding</w:t>
      </w:r>
      <w:r>
        <w:rPr>
          <w:spacing w:val="-3"/>
        </w:rPr>
        <w:t xml:space="preserve"> </w:t>
      </w:r>
      <w:r>
        <w:t>German</w:t>
      </w:r>
      <w:r>
        <w:rPr>
          <w:spacing w:val="-3"/>
        </w:rPr>
        <w:t xml:space="preserve"> </w:t>
      </w:r>
      <w:r>
        <w:t>children</w:t>
      </w:r>
      <w:r>
        <w:rPr>
          <w:spacing w:val="-3"/>
        </w:rPr>
        <w:t xml:space="preserve"> </w:t>
      </w:r>
      <w:r>
        <w:t>after</w:t>
      </w:r>
      <w:r>
        <w:rPr>
          <w:spacing w:val="-3"/>
        </w:rPr>
        <w:t xml:space="preserve"> </w:t>
      </w:r>
      <w:r>
        <w:t>WWI</w:t>
      </w:r>
      <w:r>
        <w:rPr>
          <w:spacing w:val="-3"/>
        </w:rPr>
        <w:t xml:space="preserve"> </w:t>
      </w:r>
      <w:r>
        <w:t>as</w:t>
      </w:r>
      <w:r>
        <w:rPr>
          <w:spacing w:val="-3"/>
        </w:rPr>
        <w:t xml:space="preserve"> </w:t>
      </w:r>
      <w:r>
        <w:t>the</w:t>
      </w:r>
      <w:r>
        <w:rPr>
          <w:spacing w:val="-3"/>
        </w:rPr>
        <w:t xml:space="preserve"> </w:t>
      </w:r>
      <w:r>
        <w:t xml:space="preserve">likely reason Quakers </w:t>
      </w:r>
      <w:commentRangeStart w:id="102"/>
      <w:r>
        <w:t xml:space="preserve">were granted permission </w:t>
      </w:r>
      <w:commentRangeEnd w:id="102"/>
      <w:r w:rsidR="00857DF3">
        <w:rPr>
          <w:rStyle w:val="CommentReference"/>
        </w:rPr>
        <w:commentReference w:id="102"/>
      </w:r>
      <w:r>
        <w:t>from the very people inflicting pain upon the Jews to relieve that pain and help victims escape Germany.</w:t>
      </w:r>
      <w:r>
        <w:rPr>
          <w:position w:val="7"/>
          <w:sz w:val="16"/>
        </w:rPr>
        <w:t>11</w:t>
      </w:r>
      <w:r>
        <w:rPr>
          <w:spacing w:val="30"/>
          <w:position w:val="7"/>
          <w:sz w:val="16"/>
        </w:rPr>
        <w:t xml:space="preserve"> </w:t>
      </w:r>
      <w:r>
        <w:t>Jennifer Carson, a PhD student at the University of Manchester, also discusse</w:t>
      </w:r>
      <w:del w:id="103" w:author="Feinberg, Krista" w:date="2025-11-13T20:12:00Z" w16du:dateUtc="2025-11-14T03:12:00Z">
        <w:r w:rsidDel="001254DC">
          <w:delText>s</w:delText>
        </w:r>
      </w:del>
      <w:ins w:id="104" w:author="Feinberg, Krista" w:date="2025-11-13T20:12:00Z" w16du:dateUtc="2025-11-14T03:12:00Z">
        <w:r w:rsidR="001254DC">
          <w:t>d</w:t>
        </w:r>
      </w:ins>
      <w:r>
        <w:t xml:space="preserve"> </w:t>
      </w:r>
      <w:del w:id="105" w:author="Feinberg, Krista" w:date="2025-11-13T20:12:00Z" w16du:dateUtc="2025-11-14T03:12:00Z">
        <w:r w:rsidDel="001254DC">
          <w:delText xml:space="preserve">in her dissertation </w:delText>
        </w:r>
      </w:del>
      <w:r>
        <w:t xml:space="preserve">how the Quakers drew upon the </w:t>
      </w:r>
      <w:commentRangeStart w:id="106"/>
      <w:r>
        <w:t>president</w:t>
      </w:r>
      <w:commentRangeEnd w:id="106"/>
      <w:r w:rsidR="001254DC">
        <w:rPr>
          <w:rStyle w:val="CommentReference"/>
        </w:rPr>
        <w:commentReference w:id="106"/>
      </w:r>
      <w:r>
        <w:t xml:space="preserve"> set by efforts prior to WWII in order to assist Holocaust </w:t>
      </w:r>
      <w:commentRangeStart w:id="107"/>
      <w:r>
        <w:t>victims during and after the war.</w:t>
      </w:r>
      <w:r>
        <w:rPr>
          <w:position w:val="7"/>
          <w:sz w:val="16"/>
        </w:rPr>
        <w:t>12</w:t>
      </w:r>
      <w:r>
        <w:rPr>
          <w:spacing w:val="31"/>
          <w:position w:val="7"/>
          <w:sz w:val="16"/>
        </w:rPr>
        <w:t xml:space="preserve"> </w:t>
      </w:r>
      <w:commentRangeEnd w:id="107"/>
      <w:r w:rsidR="001254DC">
        <w:rPr>
          <w:rStyle w:val="CommentReference"/>
        </w:rPr>
        <w:commentReference w:id="107"/>
      </w:r>
      <w:r>
        <w:t>Ira Zornberg, an author and educator who focuses on Holocaust education and U.S. immigration history, reference</w:t>
      </w:r>
      <w:ins w:id="108" w:author="Feinberg, Krista" w:date="2025-11-13T20:13:00Z" w16du:dateUtc="2025-11-14T03:13:00Z">
        <w:r w:rsidR="001254DC">
          <w:t>d</w:t>
        </w:r>
      </w:ins>
      <w:del w:id="109" w:author="Feinberg, Krista" w:date="2025-11-13T20:13:00Z" w16du:dateUtc="2025-11-14T03:13:00Z">
        <w:r w:rsidDel="001254DC">
          <w:delText>s</w:delText>
        </w:r>
      </w:del>
      <w:r>
        <w:t xml:space="preserve"> the high esteem in which Quakers were held due to their previous</w:t>
      </w:r>
      <w:r>
        <w:rPr>
          <w:spacing w:val="-1"/>
        </w:rPr>
        <w:t xml:space="preserve"> </w:t>
      </w:r>
      <w:r>
        <w:t>work when discussing the Quakers</w:t>
      </w:r>
      <w:r>
        <w:rPr>
          <w:spacing w:val="-1"/>
        </w:rPr>
        <w:t xml:space="preserve"> </w:t>
      </w:r>
      <w:r>
        <w:t>role</w:t>
      </w:r>
      <w:r>
        <w:rPr>
          <w:spacing w:val="-1"/>
        </w:rPr>
        <w:t xml:space="preserve"> </w:t>
      </w:r>
      <w:r>
        <w:t>is</w:t>
      </w:r>
      <w:r>
        <w:rPr>
          <w:spacing w:val="-1"/>
        </w:rPr>
        <w:t xml:space="preserve"> </w:t>
      </w:r>
      <w:r>
        <w:t>organizing the Kindertransport.</w:t>
      </w:r>
      <w:r>
        <w:rPr>
          <w:position w:val="7"/>
          <w:sz w:val="16"/>
        </w:rPr>
        <w:t>13</w:t>
      </w:r>
      <w:r>
        <w:rPr>
          <w:spacing w:val="20"/>
          <w:position w:val="7"/>
          <w:sz w:val="16"/>
        </w:rPr>
        <w:t xml:space="preserve"> </w:t>
      </w:r>
      <w:proofErr w:type="spellStart"/>
      <w:r>
        <w:t>Zornberg</w:t>
      </w:r>
      <w:proofErr w:type="spellEnd"/>
      <w:r>
        <w:t xml:space="preserve"> makes particular reference to German Jews reaching out to Quakers for assistance due to their substantial reputation in Germany.</w:t>
      </w:r>
    </w:p>
    <w:p w14:paraId="4AB18970" w14:textId="562E2A0B" w:rsidR="00EA198E" w:rsidRDefault="001F1FB8">
      <w:pPr>
        <w:pStyle w:val="BodyText"/>
        <w:spacing w:line="480" w:lineRule="auto"/>
        <w:ind w:firstLine="720"/>
      </w:pPr>
      <w:r>
        <w:t>Despite</w:t>
      </w:r>
      <w:r>
        <w:rPr>
          <w:spacing w:val="-4"/>
        </w:rPr>
        <w:t xml:space="preserve"> </w:t>
      </w:r>
      <w:r>
        <w:t>still</w:t>
      </w:r>
      <w:r>
        <w:rPr>
          <w:spacing w:val="-4"/>
        </w:rPr>
        <w:t xml:space="preserve"> </w:t>
      </w:r>
      <w:r>
        <w:t>facing</w:t>
      </w:r>
      <w:r>
        <w:rPr>
          <w:spacing w:val="-4"/>
        </w:rPr>
        <w:t xml:space="preserve"> </w:t>
      </w:r>
      <w:r>
        <w:t>difficulties</w:t>
      </w:r>
      <w:r>
        <w:rPr>
          <w:spacing w:val="-5"/>
        </w:rPr>
        <w:t xml:space="preserve"> </w:t>
      </w:r>
      <w:r>
        <w:t>in</w:t>
      </w:r>
      <w:r>
        <w:rPr>
          <w:spacing w:val="-4"/>
        </w:rPr>
        <w:t xml:space="preserve"> </w:t>
      </w:r>
      <w:r>
        <w:t>Germany,</w:t>
      </w:r>
      <w:r>
        <w:rPr>
          <w:spacing w:val="-4"/>
        </w:rPr>
        <w:t xml:space="preserve"> </w:t>
      </w:r>
      <w:r>
        <w:t>the</w:t>
      </w:r>
      <w:r>
        <w:rPr>
          <w:spacing w:val="-4"/>
        </w:rPr>
        <w:t xml:space="preserve"> </w:t>
      </w:r>
      <w:r>
        <w:t>general</w:t>
      </w:r>
      <w:r>
        <w:rPr>
          <w:spacing w:val="-4"/>
        </w:rPr>
        <w:t xml:space="preserve"> </w:t>
      </w:r>
      <w:r>
        <w:t>friendliness</w:t>
      </w:r>
      <w:r>
        <w:rPr>
          <w:spacing w:val="-5"/>
        </w:rPr>
        <w:t xml:space="preserve"> </w:t>
      </w:r>
      <w:r>
        <w:t>demonstrated</w:t>
      </w:r>
      <w:r>
        <w:rPr>
          <w:spacing w:val="-4"/>
        </w:rPr>
        <w:t xml:space="preserve"> </w:t>
      </w:r>
      <w:r>
        <w:t xml:space="preserve">toward the Quakers and the relative safety in which they operated </w:t>
      </w:r>
      <w:ins w:id="110" w:author="Feinberg, Krista" w:date="2025-11-13T20:13:00Z" w16du:dateUtc="2025-11-14T03:13:00Z">
        <w:r w:rsidR="001254DC">
          <w:t>w</w:t>
        </w:r>
      </w:ins>
      <w:ins w:id="111" w:author="Feinberg, Krista" w:date="2025-11-13T20:14:00Z" w16du:dateUtc="2025-11-14T03:14:00Z">
        <w:r w:rsidR="001254DC">
          <w:t>as</w:t>
        </w:r>
      </w:ins>
      <w:del w:id="112" w:author="Feinberg, Krista" w:date="2025-11-13T20:13:00Z" w16du:dateUtc="2025-11-14T03:13:00Z">
        <w:r w:rsidDel="001254DC">
          <w:delText>is</w:delText>
        </w:r>
      </w:del>
      <w:r>
        <w:t xml:space="preserve"> directly linked to their association with</w:t>
      </w:r>
      <w:r>
        <w:rPr>
          <w:spacing w:val="-2"/>
        </w:rPr>
        <w:t xml:space="preserve"> </w:t>
      </w:r>
      <w:r>
        <w:t>their</w:t>
      </w:r>
      <w:r>
        <w:rPr>
          <w:spacing w:val="-2"/>
        </w:rPr>
        <w:t xml:space="preserve"> </w:t>
      </w:r>
      <w:r>
        <w:t>previous</w:t>
      </w:r>
      <w:r>
        <w:rPr>
          <w:spacing w:val="-3"/>
        </w:rPr>
        <w:t xml:space="preserve"> </w:t>
      </w:r>
      <w:r>
        <w:t>charitable</w:t>
      </w:r>
      <w:r>
        <w:rPr>
          <w:spacing w:val="-2"/>
        </w:rPr>
        <w:t xml:space="preserve"> </w:t>
      </w:r>
      <w:r>
        <w:t>work.</w:t>
      </w:r>
      <w:r>
        <w:rPr>
          <w:spacing w:val="-2"/>
        </w:rPr>
        <w:t xml:space="preserve"> </w:t>
      </w:r>
      <w:r>
        <w:t>The</w:t>
      </w:r>
      <w:r>
        <w:rPr>
          <w:spacing w:val="-2"/>
        </w:rPr>
        <w:t xml:space="preserve"> </w:t>
      </w:r>
      <w:r>
        <w:t>German</w:t>
      </w:r>
      <w:r>
        <w:rPr>
          <w:spacing w:val="-2"/>
        </w:rPr>
        <w:t xml:space="preserve"> </w:t>
      </w:r>
      <w:r>
        <w:t>people</w:t>
      </w:r>
      <w:r>
        <w:rPr>
          <w:spacing w:val="-2"/>
        </w:rPr>
        <w:t xml:space="preserve"> </w:t>
      </w:r>
      <w:r>
        <w:t>clearly</w:t>
      </w:r>
      <w:r>
        <w:rPr>
          <w:spacing w:val="-2"/>
        </w:rPr>
        <w:t xml:space="preserve"> </w:t>
      </w:r>
      <w:r>
        <w:t>held</w:t>
      </w:r>
      <w:r>
        <w:rPr>
          <w:spacing w:val="-2"/>
        </w:rPr>
        <w:t xml:space="preserve"> </w:t>
      </w:r>
      <w:r>
        <w:t>Quakers</w:t>
      </w:r>
      <w:r>
        <w:rPr>
          <w:spacing w:val="-3"/>
        </w:rPr>
        <w:t xml:space="preserve"> </w:t>
      </w:r>
      <w:r>
        <w:t>in</w:t>
      </w:r>
      <w:r>
        <w:rPr>
          <w:spacing w:val="-2"/>
        </w:rPr>
        <w:t xml:space="preserve"> </w:t>
      </w:r>
      <w:r>
        <w:t>high</w:t>
      </w:r>
      <w:r>
        <w:rPr>
          <w:spacing w:val="-2"/>
        </w:rPr>
        <w:t xml:space="preserve"> </w:t>
      </w:r>
      <w:r>
        <w:t>regard</w:t>
      </w:r>
      <w:r>
        <w:rPr>
          <w:spacing w:val="-2"/>
        </w:rPr>
        <w:t xml:space="preserve"> </w:t>
      </w:r>
      <w:r>
        <w:t xml:space="preserve">and directly tied their reputation specifically to </w:t>
      </w:r>
      <w:proofErr w:type="spellStart"/>
      <w:r w:rsidRPr="001254DC">
        <w:rPr>
          <w:i/>
          <w:iCs/>
          <w:rPrChange w:id="113" w:author="Feinberg, Krista" w:date="2025-11-13T20:14:00Z" w16du:dateUtc="2025-11-14T03:14:00Z">
            <w:rPr/>
          </w:rPrChange>
        </w:rPr>
        <w:t>Quaekerspeisung</w:t>
      </w:r>
      <w:proofErr w:type="spellEnd"/>
      <w:r>
        <w:t>, which led Germans to be far more open to continued humanitarian work by the Quakers, even if it was on behalf of a people that were looked down upon and even hated by the Nazi regime.</w:t>
      </w:r>
      <w:ins w:id="114" w:author="Feinberg, Krista" w:date="2025-11-13T20:14:00Z" w16du:dateUtc="2025-11-14T03:14:00Z">
        <w:r w:rsidR="001254DC">
          <w:t xml:space="preserve"> Paragraph is </w:t>
        </w:r>
        <w:r w:rsidR="00C92A32">
          <w:t>redundant.</w:t>
        </w:r>
      </w:ins>
    </w:p>
    <w:p w14:paraId="4AB18971" w14:textId="77777777" w:rsidR="00EA198E" w:rsidRDefault="00EA198E">
      <w:pPr>
        <w:pStyle w:val="BodyText"/>
        <w:rPr>
          <w:sz w:val="20"/>
        </w:rPr>
      </w:pPr>
    </w:p>
    <w:p w14:paraId="4AB18972" w14:textId="77777777" w:rsidR="00EA198E" w:rsidRDefault="00EA198E">
      <w:pPr>
        <w:pStyle w:val="BodyText"/>
        <w:rPr>
          <w:sz w:val="20"/>
        </w:rPr>
      </w:pPr>
    </w:p>
    <w:p w14:paraId="4AB18973" w14:textId="77777777" w:rsidR="00EA198E" w:rsidRDefault="00EA198E">
      <w:pPr>
        <w:pStyle w:val="BodyText"/>
        <w:rPr>
          <w:sz w:val="20"/>
        </w:rPr>
      </w:pPr>
    </w:p>
    <w:p w14:paraId="4AB18974" w14:textId="77777777" w:rsidR="00EA198E" w:rsidRDefault="00EA198E">
      <w:pPr>
        <w:pStyle w:val="BodyText"/>
        <w:rPr>
          <w:sz w:val="20"/>
        </w:rPr>
      </w:pPr>
    </w:p>
    <w:p w14:paraId="4AB18975" w14:textId="77777777" w:rsidR="00EA198E" w:rsidRDefault="00EA198E">
      <w:pPr>
        <w:pStyle w:val="BodyText"/>
        <w:rPr>
          <w:sz w:val="20"/>
        </w:rPr>
      </w:pPr>
    </w:p>
    <w:p w14:paraId="4AB18976" w14:textId="77777777" w:rsidR="00EA198E" w:rsidRDefault="00EA198E">
      <w:pPr>
        <w:pStyle w:val="BodyText"/>
        <w:rPr>
          <w:sz w:val="20"/>
        </w:rPr>
      </w:pPr>
    </w:p>
    <w:p w14:paraId="4AB18977" w14:textId="77777777" w:rsidR="00EA198E" w:rsidRDefault="00EA198E">
      <w:pPr>
        <w:pStyle w:val="BodyText"/>
        <w:rPr>
          <w:sz w:val="20"/>
        </w:rPr>
      </w:pPr>
    </w:p>
    <w:p w14:paraId="4AB18978" w14:textId="77777777" w:rsidR="00EA198E" w:rsidRDefault="00EA198E">
      <w:pPr>
        <w:pStyle w:val="BodyText"/>
        <w:rPr>
          <w:sz w:val="20"/>
        </w:rPr>
      </w:pPr>
    </w:p>
    <w:p w14:paraId="4AB18979" w14:textId="77777777" w:rsidR="00EA198E" w:rsidRDefault="001F1FB8">
      <w:pPr>
        <w:pStyle w:val="BodyText"/>
        <w:spacing w:before="195"/>
        <w:rPr>
          <w:sz w:val="20"/>
        </w:rPr>
      </w:pPr>
      <w:r>
        <w:rPr>
          <w:noProof/>
          <w:sz w:val="20"/>
        </w:rPr>
        <mc:AlternateContent>
          <mc:Choice Requires="wps">
            <w:drawing>
              <wp:anchor distT="0" distB="0" distL="0" distR="0" simplePos="0" relativeHeight="487589888" behindDoc="1" locked="0" layoutInCell="1" allowOverlap="1" wp14:anchorId="4AB1898A" wp14:editId="4AB1898B">
                <wp:simplePos x="0" y="0"/>
                <wp:positionH relativeFrom="page">
                  <wp:posOffset>914400</wp:posOffset>
                </wp:positionH>
                <wp:positionV relativeFrom="paragraph">
                  <wp:posOffset>285689</wp:posOffset>
                </wp:positionV>
                <wp:extent cx="182245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2450" cy="1270"/>
                        </a:xfrm>
                        <a:custGeom>
                          <a:avLst/>
                          <a:gdLst/>
                          <a:ahLst/>
                          <a:cxnLst/>
                          <a:rect l="l" t="t" r="r" b="b"/>
                          <a:pathLst>
                            <a:path w="1822450">
                              <a:moveTo>
                                <a:pt x="0" y="0"/>
                              </a:moveTo>
                              <a:lnTo>
                                <a:pt x="182245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2F7DFF" id="Graphic 6" o:spid="_x0000_s1026" style="position:absolute;margin-left:1in;margin-top:22.5pt;width:143.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1822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" path="m,l1822450,e" filled="f" strokeweight=".72pt">
                <v:path arrowok="t"/>
                <w10:wrap type="topAndBottom" anchorx="page"/>
              </v:shape>
            </w:pict>
          </mc:Fallback>
        </mc:AlternateContent>
      </w:r>
    </w:p>
    <w:p w14:paraId="4AB1897A" w14:textId="77777777" w:rsidR="00EA198E" w:rsidRDefault="001F1FB8">
      <w:pPr>
        <w:spacing w:before="120"/>
        <w:rPr>
          <w:rFonts w:ascii="Calibri"/>
          <w:sz w:val="20"/>
        </w:rPr>
      </w:pPr>
      <w:r>
        <w:rPr>
          <w:rFonts w:ascii="Calibri"/>
          <w:w w:val="105"/>
          <w:position w:val="6"/>
          <w:sz w:val="12"/>
        </w:rPr>
        <w:t>11</w:t>
      </w:r>
      <w:r>
        <w:rPr>
          <w:rFonts w:ascii="Calibri"/>
          <w:spacing w:val="14"/>
          <w:w w:val="105"/>
          <w:position w:val="6"/>
          <w:sz w:val="12"/>
        </w:rPr>
        <w:t xml:space="preserve"> </w:t>
      </w:r>
      <w:r>
        <w:rPr>
          <w:rFonts w:ascii="Calibri"/>
          <w:w w:val="105"/>
          <w:sz w:val="20"/>
        </w:rPr>
        <w:t>Jones,</w:t>
      </w:r>
      <w:r>
        <w:rPr>
          <w:rFonts w:ascii="Calibri"/>
          <w:spacing w:val="-4"/>
          <w:w w:val="105"/>
          <w:sz w:val="20"/>
        </w:rPr>
        <w:t xml:space="preserve"> </w:t>
      </w:r>
      <w:r>
        <w:rPr>
          <w:rFonts w:ascii="Calibri"/>
          <w:i/>
          <w:w w:val="105"/>
          <w:sz w:val="20"/>
        </w:rPr>
        <w:t>Our</w:t>
      </w:r>
      <w:r>
        <w:rPr>
          <w:rFonts w:ascii="Calibri"/>
          <w:i/>
          <w:spacing w:val="-3"/>
          <w:w w:val="105"/>
          <w:sz w:val="20"/>
        </w:rPr>
        <w:t xml:space="preserve"> </w:t>
      </w:r>
      <w:r>
        <w:rPr>
          <w:rFonts w:ascii="Calibri"/>
          <w:i/>
          <w:w w:val="105"/>
          <w:sz w:val="20"/>
        </w:rPr>
        <w:t>Day</w:t>
      </w:r>
      <w:r>
        <w:rPr>
          <w:rFonts w:ascii="Calibri"/>
          <w:i/>
          <w:spacing w:val="-4"/>
          <w:w w:val="105"/>
          <w:sz w:val="20"/>
        </w:rPr>
        <w:t xml:space="preserve"> </w:t>
      </w:r>
      <w:r>
        <w:rPr>
          <w:rFonts w:ascii="Calibri"/>
          <w:i/>
          <w:w w:val="105"/>
          <w:sz w:val="20"/>
        </w:rPr>
        <w:t>in</w:t>
      </w:r>
      <w:r>
        <w:rPr>
          <w:rFonts w:ascii="Calibri"/>
          <w:i/>
          <w:spacing w:val="-4"/>
          <w:w w:val="105"/>
          <w:sz w:val="20"/>
        </w:rPr>
        <w:t xml:space="preserve"> </w:t>
      </w:r>
      <w:r>
        <w:rPr>
          <w:rFonts w:ascii="Calibri"/>
          <w:i/>
          <w:w w:val="105"/>
          <w:sz w:val="20"/>
        </w:rPr>
        <w:t>the</w:t>
      </w:r>
      <w:r>
        <w:rPr>
          <w:rFonts w:ascii="Calibri"/>
          <w:i/>
          <w:spacing w:val="-4"/>
          <w:w w:val="105"/>
          <w:sz w:val="20"/>
        </w:rPr>
        <w:t xml:space="preserve"> </w:t>
      </w:r>
      <w:r>
        <w:rPr>
          <w:rFonts w:ascii="Calibri"/>
          <w:i/>
          <w:w w:val="105"/>
          <w:sz w:val="20"/>
        </w:rPr>
        <w:t>German</w:t>
      </w:r>
      <w:r>
        <w:rPr>
          <w:rFonts w:ascii="Calibri"/>
          <w:i/>
          <w:spacing w:val="-4"/>
          <w:w w:val="105"/>
          <w:sz w:val="20"/>
        </w:rPr>
        <w:t xml:space="preserve"> </w:t>
      </w:r>
      <w:r>
        <w:rPr>
          <w:rFonts w:ascii="Calibri"/>
          <w:i/>
          <w:spacing w:val="-2"/>
          <w:w w:val="105"/>
          <w:sz w:val="20"/>
        </w:rPr>
        <w:t>Gestapo</w:t>
      </w:r>
      <w:r>
        <w:rPr>
          <w:rFonts w:ascii="Calibri"/>
          <w:spacing w:val="-2"/>
          <w:w w:val="105"/>
          <w:sz w:val="20"/>
        </w:rPr>
        <w:t>.</w:t>
      </w:r>
    </w:p>
    <w:p w14:paraId="4AB1897B" w14:textId="424EBC4E" w:rsidR="00EA198E" w:rsidRDefault="001F1FB8">
      <w:pPr>
        <w:ind w:right="157"/>
        <w:rPr>
          <w:rFonts w:ascii="Calibri" w:hAnsi="Calibri"/>
          <w:sz w:val="20"/>
        </w:rPr>
      </w:pPr>
      <w:r>
        <w:rPr>
          <w:rFonts w:ascii="Calibri" w:hAnsi="Calibri"/>
          <w:w w:val="105"/>
          <w:position w:val="6"/>
          <w:sz w:val="12"/>
        </w:rPr>
        <w:t>12</w:t>
      </w:r>
      <w:r>
        <w:rPr>
          <w:rFonts w:ascii="Calibri" w:hAnsi="Calibri"/>
          <w:spacing w:val="37"/>
          <w:w w:val="105"/>
          <w:position w:val="6"/>
          <w:sz w:val="12"/>
        </w:rPr>
        <w:t xml:space="preserve"> </w:t>
      </w:r>
      <w:r>
        <w:rPr>
          <w:rFonts w:ascii="Calibri" w:hAnsi="Calibri"/>
          <w:w w:val="105"/>
          <w:sz w:val="20"/>
        </w:rPr>
        <w:t xml:space="preserve">Jennifer Carson, “The Friends Relief Service: Faith into Action: Humanitarian Assistance to Displaced Persons Camps in Germany, 1945-1948” (PhD diss., The University of Manchester, United Kingdom, 2009), </w:t>
      </w:r>
      <w:ins w:id="115" w:author="Feinberg, Krista" w:date="2025-11-13T18:57:00Z" w16du:dateUtc="2025-11-14T01:57:00Z">
        <w:r w:rsidR="00065F37">
          <w:rPr>
            <w:rFonts w:ascii="Calibri" w:hAnsi="Calibri"/>
            <w:w w:val="105"/>
            <w:sz w:val="20"/>
          </w:rPr>
          <w:t>page #?.</w:t>
        </w:r>
      </w:ins>
      <w:ins w:id="116" w:author="Feinberg, Krista" w:date="2025-11-13T18:58:00Z" w16du:dateUtc="2025-11-14T01:58:00Z">
        <w:r w:rsidR="00065F37">
          <w:rPr>
            <w:rFonts w:ascii="Calibri" w:hAnsi="Calibri"/>
            <w:spacing w:val="-2"/>
            <w:w w:val="105"/>
            <w:sz w:val="20"/>
          </w:rPr>
          <w:fldChar w:fldCharType="begin"/>
        </w:r>
        <w:r w:rsidR="00065F37">
          <w:rPr>
            <w:rFonts w:ascii="Calibri" w:hAnsi="Calibri"/>
            <w:spacing w:val="-2"/>
            <w:w w:val="105"/>
            <w:sz w:val="20"/>
          </w:rPr>
          <w:instrText>HYPERLINK "</w:instrText>
        </w:r>
      </w:ins>
      <w:r w:rsidR="00065F37">
        <w:rPr>
          <w:rFonts w:ascii="Calibri" w:hAnsi="Calibri"/>
          <w:spacing w:val="-2"/>
          <w:w w:val="105"/>
          <w:sz w:val="20"/>
        </w:rPr>
        <w:instrText>https://byui.idm.oclc.org/login?url=https://www.proquest.com/dissertations-theses/friends-relief-service-</w:instrText>
      </w:r>
      <w:ins w:id="117" w:author="Feinberg, Krista" w:date="2025-11-13T18:58:00Z" w16du:dateUtc="2025-11-14T01:58:00Z">
        <w:r w:rsidR="00065F37">
          <w:rPr>
            <w:rFonts w:ascii="Calibri" w:hAnsi="Calibri"/>
            <w:spacing w:val="-2"/>
            <w:w w:val="105"/>
            <w:sz w:val="20"/>
          </w:rPr>
          <w:instrText>"</w:instrText>
        </w:r>
        <w:r w:rsidR="00065F37">
          <w:rPr>
            <w:rFonts w:ascii="Calibri" w:hAnsi="Calibri"/>
            <w:spacing w:val="-2"/>
            <w:w w:val="105"/>
            <w:sz w:val="20"/>
          </w:rPr>
          <w:fldChar w:fldCharType="separate"/>
        </w:r>
      </w:ins>
      <w:r w:rsidR="00065F37" w:rsidRPr="004E371A">
        <w:rPr>
          <w:rStyle w:val="Hyperlink"/>
          <w:rFonts w:ascii="Calibri" w:hAnsi="Calibri"/>
          <w:spacing w:val="-2"/>
          <w:w w:val="105"/>
          <w:sz w:val="20"/>
        </w:rPr>
        <w:t>https://byui.idm.oclc.org/login?url=https://www.proquest.com/dissertations-theses/friends-relief-service-</w:t>
      </w:r>
      <w:ins w:id="118" w:author="Feinberg, Krista" w:date="2025-11-13T18:58:00Z" w16du:dateUtc="2025-11-14T01:58:00Z">
        <w:r w:rsidR="00065F37">
          <w:rPr>
            <w:rFonts w:ascii="Calibri" w:hAnsi="Calibri"/>
            <w:spacing w:val="-2"/>
            <w:w w:val="105"/>
            <w:sz w:val="20"/>
          </w:rPr>
          <w:fldChar w:fldCharType="end"/>
        </w:r>
      </w:ins>
      <w:r>
        <w:rPr>
          <w:rFonts w:ascii="Calibri" w:hAnsi="Calibri"/>
          <w:spacing w:val="-2"/>
          <w:w w:val="105"/>
          <w:sz w:val="20"/>
        </w:rPr>
        <w:t>faith-into-action/docview/898751973/se-2?accountid=9817.</w:t>
      </w:r>
    </w:p>
    <w:p w14:paraId="4AB1897C" w14:textId="77777777" w:rsidR="00EA198E" w:rsidRDefault="001F1FB8">
      <w:pPr>
        <w:rPr>
          <w:rFonts w:ascii="Calibri"/>
          <w:i/>
          <w:sz w:val="20"/>
        </w:rPr>
      </w:pPr>
      <w:r>
        <w:rPr>
          <w:rFonts w:ascii="Calibri"/>
          <w:w w:val="105"/>
          <w:position w:val="6"/>
          <w:sz w:val="12"/>
        </w:rPr>
        <w:t>13</w:t>
      </w:r>
      <w:r>
        <w:rPr>
          <w:rFonts w:ascii="Calibri"/>
          <w:spacing w:val="15"/>
          <w:w w:val="105"/>
          <w:position w:val="6"/>
          <w:sz w:val="12"/>
        </w:rPr>
        <w:t xml:space="preserve"> </w:t>
      </w:r>
      <w:r>
        <w:rPr>
          <w:rFonts w:ascii="Calibri"/>
          <w:w w:val="105"/>
          <w:sz w:val="20"/>
        </w:rPr>
        <w:t>Ira</w:t>
      </w:r>
      <w:r>
        <w:rPr>
          <w:rFonts w:ascii="Calibri"/>
          <w:spacing w:val="-4"/>
          <w:w w:val="105"/>
          <w:sz w:val="20"/>
        </w:rPr>
        <w:t xml:space="preserve"> </w:t>
      </w:r>
      <w:r>
        <w:rPr>
          <w:rFonts w:ascii="Calibri"/>
          <w:w w:val="105"/>
          <w:sz w:val="20"/>
        </w:rPr>
        <w:t>Zornberg,</w:t>
      </w:r>
      <w:r>
        <w:rPr>
          <w:rFonts w:ascii="Calibri"/>
          <w:spacing w:val="-4"/>
          <w:w w:val="105"/>
          <w:sz w:val="20"/>
        </w:rPr>
        <w:t xml:space="preserve"> </w:t>
      </w:r>
      <w:r>
        <w:rPr>
          <w:rFonts w:ascii="Calibri"/>
          <w:i/>
          <w:w w:val="105"/>
          <w:sz w:val="20"/>
        </w:rPr>
        <w:t>Jews,</w:t>
      </w:r>
      <w:r>
        <w:rPr>
          <w:rFonts w:ascii="Calibri"/>
          <w:i/>
          <w:spacing w:val="-3"/>
          <w:w w:val="105"/>
          <w:sz w:val="20"/>
        </w:rPr>
        <w:t xml:space="preserve"> </w:t>
      </w:r>
      <w:r>
        <w:rPr>
          <w:rFonts w:ascii="Calibri"/>
          <w:i/>
          <w:w w:val="105"/>
          <w:sz w:val="20"/>
        </w:rPr>
        <w:t>Quakers</w:t>
      </w:r>
      <w:r>
        <w:rPr>
          <w:rFonts w:ascii="Calibri"/>
          <w:i/>
          <w:spacing w:val="-4"/>
          <w:w w:val="105"/>
          <w:sz w:val="20"/>
        </w:rPr>
        <w:t xml:space="preserve"> </w:t>
      </w:r>
      <w:r>
        <w:rPr>
          <w:rFonts w:ascii="Calibri"/>
          <w:i/>
          <w:w w:val="105"/>
          <w:sz w:val="20"/>
        </w:rPr>
        <w:t>and</w:t>
      </w:r>
      <w:r>
        <w:rPr>
          <w:rFonts w:ascii="Calibri"/>
          <w:i/>
          <w:spacing w:val="-3"/>
          <w:w w:val="105"/>
          <w:sz w:val="20"/>
        </w:rPr>
        <w:t xml:space="preserve"> </w:t>
      </w:r>
      <w:r>
        <w:rPr>
          <w:rFonts w:ascii="Calibri"/>
          <w:i/>
          <w:w w:val="105"/>
          <w:sz w:val="20"/>
        </w:rPr>
        <w:t>the</w:t>
      </w:r>
      <w:r>
        <w:rPr>
          <w:rFonts w:ascii="Calibri"/>
          <w:i/>
          <w:spacing w:val="-4"/>
          <w:w w:val="105"/>
          <w:sz w:val="20"/>
        </w:rPr>
        <w:t xml:space="preserve"> </w:t>
      </w:r>
      <w:r>
        <w:rPr>
          <w:rFonts w:ascii="Calibri"/>
          <w:i/>
          <w:w w:val="105"/>
          <w:sz w:val="20"/>
        </w:rPr>
        <w:t>Holocaust:</w:t>
      </w:r>
      <w:r>
        <w:rPr>
          <w:rFonts w:ascii="Calibri"/>
          <w:i/>
          <w:spacing w:val="-4"/>
          <w:w w:val="105"/>
          <w:sz w:val="20"/>
        </w:rPr>
        <w:t xml:space="preserve"> </w:t>
      </w:r>
      <w:r>
        <w:rPr>
          <w:rFonts w:ascii="Calibri"/>
          <w:i/>
          <w:w w:val="105"/>
          <w:sz w:val="20"/>
        </w:rPr>
        <w:t>The</w:t>
      </w:r>
      <w:r>
        <w:rPr>
          <w:rFonts w:ascii="Calibri"/>
          <w:i/>
          <w:spacing w:val="-3"/>
          <w:w w:val="105"/>
          <w:sz w:val="20"/>
        </w:rPr>
        <w:t xml:space="preserve"> </w:t>
      </w:r>
      <w:r>
        <w:rPr>
          <w:rFonts w:ascii="Calibri"/>
          <w:i/>
          <w:w w:val="105"/>
          <w:sz w:val="20"/>
        </w:rPr>
        <w:t>Struggle</w:t>
      </w:r>
      <w:r>
        <w:rPr>
          <w:rFonts w:ascii="Calibri"/>
          <w:i/>
          <w:spacing w:val="-4"/>
          <w:w w:val="105"/>
          <w:sz w:val="20"/>
        </w:rPr>
        <w:t xml:space="preserve"> </w:t>
      </w:r>
      <w:r>
        <w:rPr>
          <w:rFonts w:ascii="Calibri"/>
          <w:i/>
          <w:w w:val="105"/>
          <w:sz w:val="20"/>
        </w:rPr>
        <w:t>to</w:t>
      </w:r>
      <w:r>
        <w:rPr>
          <w:rFonts w:ascii="Calibri"/>
          <w:i/>
          <w:spacing w:val="-4"/>
          <w:w w:val="105"/>
          <w:sz w:val="20"/>
        </w:rPr>
        <w:t xml:space="preserve"> </w:t>
      </w:r>
      <w:r>
        <w:rPr>
          <w:rFonts w:ascii="Calibri"/>
          <w:i/>
          <w:w w:val="105"/>
          <w:sz w:val="20"/>
        </w:rPr>
        <w:t>save</w:t>
      </w:r>
      <w:r>
        <w:rPr>
          <w:rFonts w:ascii="Calibri"/>
          <w:i/>
          <w:spacing w:val="-3"/>
          <w:w w:val="105"/>
          <w:sz w:val="20"/>
        </w:rPr>
        <w:t xml:space="preserve"> </w:t>
      </w:r>
      <w:r>
        <w:rPr>
          <w:rFonts w:ascii="Calibri"/>
          <w:i/>
          <w:w w:val="105"/>
          <w:sz w:val="20"/>
        </w:rPr>
        <w:t>the</w:t>
      </w:r>
      <w:r>
        <w:rPr>
          <w:rFonts w:ascii="Calibri"/>
          <w:i/>
          <w:spacing w:val="-4"/>
          <w:w w:val="105"/>
          <w:sz w:val="20"/>
        </w:rPr>
        <w:t xml:space="preserve"> </w:t>
      </w:r>
      <w:r>
        <w:rPr>
          <w:rFonts w:ascii="Calibri"/>
          <w:i/>
          <w:w w:val="105"/>
          <w:sz w:val="20"/>
        </w:rPr>
        <w:t>Lives</w:t>
      </w:r>
      <w:r>
        <w:rPr>
          <w:rFonts w:ascii="Calibri"/>
          <w:i/>
          <w:spacing w:val="-4"/>
          <w:w w:val="105"/>
          <w:sz w:val="20"/>
        </w:rPr>
        <w:t xml:space="preserve"> </w:t>
      </w:r>
      <w:r>
        <w:rPr>
          <w:rFonts w:ascii="Calibri"/>
          <w:i/>
          <w:w w:val="105"/>
          <w:sz w:val="20"/>
        </w:rPr>
        <w:t>of</w:t>
      </w:r>
      <w:r>
        <w:rPr>
          <w:rFonts w:ascii="Calibri"/>
          <w:i/>
          <w:spacing w:val="-3"/>
          <w:w w:val="105"/>
          <w:sz w:val="20"/>
        </w:rPr>
        <w:t xml:space="preserve"> </w:t>
      </w:r>
      <w:r>
        <w:rPr>
          <w:rFonts w:ascii="Calibri"/>
          <w:i/>
          <w:w w:val="105"/>
          <w:sz w:val="20"/>
        </w:rPr>
        <w:t>Twenty-Thousand</w:t>
      </w:r>
      <w:r>
        <w:rPr>
          <w:rFonts w:ascii="Calibri"/>
          <w:i/>
          <w:spacing w:val="-4"/>
          <w:w w:val="105"/>
          <w:sz w:val="20"/>
        </w:rPr>
        <w:t xml:space="preserve"> </w:t>
      </w:r>
      <w:r>
        <w:rPr>
          <w:rFonts w:ascii="Calibri"/>
          <w:i/>
          <w:spacing w:val="-2"/>
          <w:w w:val="105"/>
          <w:sz w:val="20"/>
        </w:rPr>
        <w:t>Children</w:t>
      </w:r>
    </w:p>
    <w:p w14:paraId="4AB1897D" w14:textId="77777777" w:rsidR="00EA198E" w:rsidRDefault="001F1FB8">
      <w:pPr>
        <w:rPr>
          <w:rFonts w:ascii="Calibri"/>
          <w:sz w:val="20"/>
        </w:rPr>
      </w:pPr>
      <w:r>
        <w:rPr>
          <w:rFonts w:ascii="Calibri"/>
          <w:sz w:val="20"/>
        </w:rPr>
        <w:t>(Middletown,</w:t>
      </w:r>
      <w:r>
        <w:rPr>
          <w:rFonts w:ascii="Calibri"/>
          <w:spacing w:val="16"/>
          <w:sz w:val="20"/>
        </w:rPr>
        <w:t xml:space="preserve"> </w:t>
      </w:r>
      <w:r>
        <w:rPr>
          <w:rFonts w:ascii="Calibri"/>
          <w:sz w:val="20"/>
        </w:rPr>
        <w:t>DE:</w:t>
      </w:r>
      <w:r>
        <w:rPr>
          <w:rFonts w:ascii="Calibri"/>
          <w:spacing w:val="17"/>
          <w:sz w:val="20"/>
        </w:rPr>
        <w:t xml:space="preserve"> </w:t>
      </w:r>
      <w:r>
        <w:rPr>
          <w:rFonts w:ascii="Calibri"/>
          <w:sz w:val="20"/>
        </w:rPr>
        <w:t>Ira</w:t>
      </w:r>
      <w:r>
        <w:rPr>
          <w:rFonts w:ascii="Calibri"/>
          <w:spacing w:val="16"/>
          <w:sz w:val="20"/>
        </w:rPr>
        <w:t xml:space="preserve"> </w:t>
      </w:r>
      <w:r>
        <w:rPr>
          <w:rFonts w:ascii="Calibri"/>
          <w:sz w:val="20"/>
        </w:rPr>
        <w:t>Zornberg,</w:t>
      </w:r>
      <w:r>
        <w:rPr>
          <w:rFonts w:ascii="Calibri"/>
          <w:spacing w:val="17"/>
          <w:sz w:val="20"/>
        </w:rPr>
        <w:t xml:space="preserve"> </w:t>
      </w:r>
      <w:r>
        <w:rPr>
          <w:rFonts w:ascii="Calibri"/>
          <w:sz w:val="20"/>
        </w:rPr>
        <w:t>2016),</w:t>
      </w:r>
      <w:r>
        <w:rPr>
          <w:rFonts w:ascii="Calibri"/>
          <w:spacing w:val="17"/>
          <w:sz w:val="20"/>
        </w:rPr>
        <w:t xml:space="preserve"> </w:t>
      </w:r>
      <w:r>
        <w:rPr>
          <w:rFonts w:ascii="Calibri"/>
          <w:spacing w:val="-5"/>
          <w:sz w:val="20"/>
        </w:rPr>
        <w:t>85.</w:t>
      </w:r>
    </w:p>
    <w:p w14:paraId="4AB1897E" w14:textId="77777777" w:rsidR="00EA198E" w:rsidRDefault="00EA198E">
      <w:pPr>
        <w:rPr>
          <w:rFonts w:ascii="Calibri"/>
          <w:sz w:val="20"/>
        </w:rPr>
        <w:sectPr w:rsidR="00EA198E">
          <w:pgSz w:w="12240" w:h="15840"/>
          <w:pgMar w:top="1340" w:right="1440" w:bottom="280" w:left="1440" w:header="720" w:footer="0" w:gutter="0"/>
          <w:cols w:space="720"/>
        </w:sectPr>
      </w:pPr>
    </w:p>
    <w:p w14:paraId="4AB1897F" w14:textId="77777777" w:rsidR="00EA198E" w:rsidRDefault="00EA198E">
      <w:pPr>
        <w:pStyle w:val="BodyText"/>
        <w:spacing w:before="4"/>
        <w:rPr>
          <w:rFonts w:ascii="Calibri"/>
          <w:sz w:val="16"/>
        </w:rPr>
      </w:pPr>
    </w:p>
    <w:p w14:paraId="4AB18980" w14:textId="77777777" w:rsidR="00EA198E" w:rsidRDefault="00EA198E">
      <w:pPr>
        <w:pStyle w:val="BodyText"/>
        <w:rPr>
          <w:rFonts w:ascii="Calibri"/>
          <w:sz w:val="16"/>
        </w:rPr>
        <w:sectPr w:rsidR="00EA198E">
          <w:pgSz w:w="12240" w:h="15840"/>
          <w:pgMar w:top="1340" w:right="1440" w:bottom="280" w:left="1440" w:header="720" w:footer="0" w:gutter="0"/>
          <w:cols w:space="720"/>
        </w:sectPr>
      </w:pPr>
    </w:p>
    <w:p w14:paraId="4AB18981" w14:textId="77777777" w:rsidR="00EA198E" w:rsidRDefault="00EA198E">
      <w:pPr>
        <w:pStyle w:val="BodyText"/>
        <w:spacing w:before="4"/>
        <w:rPr>
          <w:rFonts w:ascii="Calibri"/>
          <w:sz w:val="16"/>
        </w:rPr>
      </w:pPr>
    </w:p>
    <w:sectPr w:rsidR="00EA198E">
      <w:pgSz w:w="12240" w:h="15840"/>
      <w:pgMar w:top="1340" w:right="1440" w:bottom="280" w:left="1440" w:header="720"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Feinberg, Krista" w:date="2025-11-13T19:00:00Z" w:initials="KF">
    <w:p w14:paraId="7441574C" w14:textId="77777777" w:rsidR="0028745A" w:rsidRDefault="0028745A" w:rsidP="0028745A">
      <w:pPr>
        <w:pStyle w:val="CommentText"/>
      </w:pPr>
      <w:r>
        <w:rPr>
          <w:rStyle w:val="CommentReference"/>
        </w:rPr>
        <w:annotationRef/>
      </w:r>
      <w:r>
        <w:t>Can you think of a different word than relief so it’s no repeated from the title of the committee.</w:t>
      </w:r>
    </w:p>
  </w:comment>
  <w:comment w:id="7" w:author="Feinberg, Krista" w:date="2025-11-13T19:03:00Z" w:initials="KF">
    <w:p w14:paraId="48E93844" w14:textId="77777777" w:rsidR="00E07ECB" w:rsidRDefault="00E07ECB" w:rsidP="00E07ECB">
      <w:pPr>
        <w:pStyle w:val="CommentText"/>
      </w:pPr>
      <w:r>
        <w:rPr>
          <w:rStyle w:val="CommentReference"/>
        </w:rPr>
        <w:annotationRef/>
      </w:r>
      <w:r>
        <w:t>Why is the phrase in quotations?  For emphasis?  It implies quote but I think you are short handing  what you want to stay.  More of a style  issue rather than grammar.</w:t>
      </w:r>
    </w:p>
  </w:comment>
  <w:comment w:id="8" w:author="Feinberg, Krista" w:date="2025-11-13T19:07:00Z" w:initials="KF">
    <w:p w14:paraId="4E77EBD7" w14:textId="77777777" w:rsidR="00901BB3" w:rsidRDefault="00901BB3" w:rsidP="00901BB3">
      <w:pPr>
        <w:pStyle w:val="CommentText"/>
      </w:pPr>
      <w:r>
        <w:rPr>
          <w:rStyle w:val="CommentReference"/>
        </w:rPr>
        <w:annotationRef/>
      </w:r>
      <w:r>
        <w:t>A style comment- you use “one of..” or “some of” fairly frequently.  Try to vary how you enter into the sentence.</w:t>
      </w:r>
    </w:p>
  </w:comment>
  <w:comment w:id="9" w:author="Feinberg, Krista" w:date="2025-11-13T19:06:00Z" w:initials="KF">
    <w:p w14:paraId="1E8BAD0F" w14:textId="7BEE10C5" w:rsidR="002D4BBA" w:rsidRDefault="002D4BBA" w:rsidP="002D4BBA">
      <w:pPr>
        <w:pStyle w:val="CommentText"/>
      </w:pPr>
      <w:r>
        <w:rPr>
          <w:rStyle w:val="CommentReference"/>
        </w:rPr>
        <w:annotationRef/>
      </w:r>
      <w:r>
        <w:t>Passive voice</w:t>
      </w:r>
    </w:p>
  </w:comment>
  <w:comment w:id="14" w:author="Feinberg, Krista" w:date="2025-11-13T19:35:00Z" w:initials="KF">
    <w:p w14:paraId="1BB59E54" w14:textId="77777777" w:rsidR="00BF37BC" w:rsidRDefault="00BF37BC" w:rsidP="00BF37BC">
      <w:pPr>
        <w:pStyle w:val="CommentText"/>
      </w:pPr>
      <w:r>
        <w:rPr>
          <w:rStyle w:val="CommentReference"/>
        </w:rPr>
        <w:annotationRef/>
      </w:r>
      <w:r>
        <w:t>Numbers under one hundred are spelled out informal writing.</w:t>
      </w:r>
    </w:p>
  </w:comment>
  <w:comment w:id="19" w:author="Feinberg, Krista" w:date="2025-11-13T19:37:00Z" w:initials="KF">
    <w:p w14:paraId="0D760AB7" w14:textId="77777777" w:rsidR="00BF37BC" w:rsidRDefault="00BF37BC" w:rsidP="00BF37BC">
      <w:pPr>
        <w:pStyle w:val="CommentText"/>
      </w:pPr>
      <w:r>
        <w:rPr>
          <w:rStyle w:val="CommentReference"/>
        </w:rPr>
        <w:annotationRef/>
      </w:r>
      <w:r>
        <w:t>Passive voice</w:t>
      </w:r>
    </w:p>
  </w:comment>
  <w:comment w:id="27" w:author="Feinberg, Krista" w:date="2025-11-13T19:38:00Z" w:initials="KF">
    <w:p w14:paraId="14CC3C86" w14:textId="77777777" w:rsidR="00BF37BC" w:rsidRDefault="00BF37BC" w:rsidP="00BF37BC">
      <w:pPr>
        <w:pStyle w:val="CommentText"/>
      </w:pPr>
      <w:r>
        <w:rPr>
          <w:rStyle w:val="CommentReference"/>
        </w:rPr>
        <w:annotationRef/>
      </w:r>
      <w:r>
        <w:t>Give the title of the newspaper to give credibility</w:t>
      </w:r>
    </w:p>
  </w:comment>
  <w:comment w:id="28" w:author="Feinberg, Krista" w:date="2025-11-13T19:38:00Z" w:initials="KF">
    <w:p w14:paraId="2E594724" w14:textId="77777777" w:rsidR="00BF37BC" w:rsidRDefault="00BF37BC" w:rsidP="00BF37BC">
      <w:pPr>
        <w:pStyle w:val="CommentText"/>
      </w:pPr>
      <w:r>
        <w:rPr>
          <w:rStyle w:val="CommentReference"/>
        </w:rPr>
        <w:annotationRef/>
      </w:r>
      <w:r>
        <w:t>Please explain the quote.  Don’t assume the reader is getting the point you are making.</w:t>
      </w:r>
    </w:p>
  </w:comment>
  <w:comment w:id="38" w:author="Feinberg, Krista" w:date="2025-11-13T19:41:00Z" w:initials="KF">
    <w:p w14:paraId="60EE2422" w14:textId="77777777" w:rsidR="00BF37BC" w:rsidRDefault="00BF37BC" w:rsidP="00BF37BC">
      <w:pPr>
        <w:pStyle w:val="CommentText"/>
      </w:pPr>
      <w:r>
        <w:rPr>
          <w:rStyle w:val="CommentReference"/>
        </w:rPr>
        <w:annotationRef/>
      </w:r>
      <w:r>
        <w:t>Missing the bottom bun of the quote sandwich.</w:t>
      </w:r>
    </w:p>
  </w:comment>
  <w:comment w:id="39" w:author="Feinberg, Krista" w:date="2025-11-13T19:42:00Z" w:initials="KF">
    <w:p w14:paraId="67BCE748" w14:textId="77777777" w:rsidR="00BF37BC" w:rsidRDefault="00BF37BC" w:rsidP="00BF37BC">
      <w:pPr>
        <w:pStyle w:val="CommentText"/>
      </w:pPr>
      <w:r>
        <w:rPr>
          <w:rStyle w:val="CommentReference"/>
        </w:rPr>
        <w:annotationRef/>
      </w:r>
      <w:r>
        <w:t>Who are the getting permission from?  It isn’t clear.</w:t>
      </w:r>
    </w:p>
  </w:comment>
  <w:comment w:id="42" w:author="Feinberg, Krista" w:date="2025-11-13T19:53:00Z" w:initials="KF">
    <w:p w14:paraId="27346852" w14:textId="77777777" w:rsidR="00533334" w:rsidRDefault="00533334" w:rsidP="00533334">
      <w:pPr>
        <w:pStyle w:val="CommentText"/>
      </w:pPr>
      <w:r>
        <w:rPr>
          <w:rStyle w:val="CommentReference"/>
        </w:rPr>
        <w:annotationRef/>
      </w:r>
      <w:r>
        <w:t>Is that the right word?</w:t>
      </w:r>
    </w:p>
  </w:comment>
  <w:comment w:id="53" w:author="Feinberg, Krista" w:date="2025-11-13T19:59:00Z" w:initials="KF">
    <w:p w14:paraId="224AB04C" w14:textId="77777777" w:rsidR="001C3827" w:rsidRDefault="001C3827" w:rsidP="001C3827">
      <w:pPr>
        <w:pStyle w:val="CommentText"/>
      </w:pPr>
      <w:r>
        <w:rPr>
          <w:rStyle w:val="CommentReference"/>
        </w:rPr>
        <w:annotationRef/>
      </w:r>
      <w:r>
        <w:t>The subclaim isn’t clear.</w:t>
      </w:r>
    </w:p>
  </w:comment>
  <w:comment w:id="55" w:author="Feinberg, Krista" w:date="2025-11-13T19:55:00Z" w:initials="KF">
    <w:p w14:paraId="29DCA421" w14:textId="56FCC208" w:rsidR="00533334" w:rsidRDefault="00533334" w:rsidP="00533334">
      <w:pPr>
        <w:pStyle w:val="CommentText"/>
      </w:pPr>
      <w:r>
        <w:rPr>
          <w:rStyle w:val="CommentReference"/>
        </w:rPr>
        <w:annotationRef/>
      </w:r>
      <w:r>
        <w:t>This is repetitive.  Already said in the previous page.</w:t>
      </w:r>
    </w:p>
  </w:comment>
  <w:comment w:id="56" w:author="Feinberg, Krista" w:date="2025-11-13T19:56:00Z" w:initials="KF">
    <w:p w14:paraId="6D00B0F3" w14:textId="77777777" w:rsidR="00533334" w:rsidRDefault="00533334" w:rsidP="00533334">
      <w:pPr>
        <w:pStyle w:val="CommentText"/>
      </w:pPr>
      <w:r>
        <w:rPr>
          <w:rStyle w:val="CommentReference"/>
        </w:rPr>
        <w:annotationRef/>
      </w:r>
      <w:r>
        <w:t>Better to avoid “you” in formal writing.</w:t>
      </w:r>
    </w:p>
  </w:comment>
  <w:comment w:id="57" w:author="Feinberg, Krista" w:date="2025-11-13T19:58:00Z" w:initials="KF">
    <w:p w14:paraId="6A2AEE54" w14:textId="77777777" w:rsidR="001C3827" w:rsidRDefault="001C3827" w:rsidP="001C3827">
      <w:pPr>
        <w:pStyle w:val="CommentText"/>
      </w:pPr>
      <w:r>
        <w:rPr>
          <w:rStyle w:val="CommentReference"/>
        </w:rPr>
        <w:annotationRef/>
      </w:r>
      <w:r>
        <w:t>The paragraph is the same information that you have in the intro but with more attempts to link to an argument.</w:t>
      </w:r>
    </w:p>
  </w:comment>
  <w:comment w:id="58" w:author="Feinberg, Krista" w:date="2025-11-13T20:00:00Z" w:initials="KF">
    <w:p w14:paraId="4809812A" w14:textId="77777777" w:rsidR="00224A83" w:rsidRDefault="00224A83" w:rsidP="00224A83">
      <w:pPr>
        <w:pStyle w:val="CommentText"/>
      </w:pPr>
      <w:r>
        <w:rPr>
          <w:rStyle w:val="CommentReference"/>
        </w:rPr>
        <w:annotationRef/>
      </w:r>
      <w:r>
        <w:t>A bit wordy</w:t>
      </w:r>
    </w:p>
  </w:comment>
  <w:comment w:id="64" w:author="Feinberg, Krista" w:date="2025-11-13T20:01:00Z" w:initials="KF">
    <w:p w14:paraId="7813CC8B" w14:textId="77777777" w:rsidR="00224A83" w:rsidRDefault="00224A83" w:rsidP="00224A83">
      <w:pPr>
        <w:pStyle w:val="CommentText"/>
      </w:pPr>
      <w:r>
        <w:rPr>
          <w:rStyle w:val="CommentReference"/>
        </w:rPr>
        <w:annotationRef/>
      </w:r>
      <w:r>
        <w:t>Always use past tense.</w:t>
      </w:r>
    </w:p>
  </w:comment>
  <w:comment w:id="71" w:author="Feinberg, Krista" w:date="2025-11-13T20:04:00Z" w:initials="KF">
    <w:p w14:paraId="32B94A0A" w14:textId="77777777" w:rsidR="006F35EB" w:rsidRDefault="006F35EB" w:rsidP="006F35EB">
      <w:pPr>
        <w:pStyle w:val="CommentText"/>
      </w:pPr>
      <w:r>
        <w:rPr>
          <w:rStyle w:val="CommentReference"/>
        </w:rPr>
        <w:annotationRef/>
      </w:r>
      <w:r>
        <w:t>The link to your argument isn’t clear.  You tell the story but I’m not sure why it’s relevant.</w:t>
      </w:r>
    </w:p>
  </w:comment>
  <w:comment w:id="74" w:author="Feinberg, Krista" w:date="2025-11-13T20:05:00Z" w:initials="KF">
    <w:p w14:paraId="040B1924" w14:textId="77777777" w:rsidR="006F35EB" w:rsidRDefault="006F35EB" w:rsidP="006F35EB">
      <w:pPr>
        <w:pStyle w:val="CommentText"/>
      </w:pPr>
      <w:r>
        <w:rPr>
          <w:rStyle w:val="CommentReference"/>
        </w:rPr>
        <w:annotationRef/>
      </w:r>
      <w:r>
        <w:t>Passive voice</w:t>
      </w:r>
    </w:p>
  </w:comment>
  <w:comment w:id="85" w:author="Feinberg, Krista" w:date="2025-11-13T20:07:00Z" w:initials="KF">
    <w:p w14:paraId="464951B3" w14:textId="77777777" w:rsidR="006F35EB" w:rsidRDefault="006F35EB" w:rsidP="006F35EB">
      <w:pPr>
        <w:pStyle w:val="CommentText"/>
      </w:pPr>
      <w:r>
        <w:rPr>
          <w:rStyle w:val="CommentReference"/>
        </w:rPr>
        <w:annotationRef/>
      </w:r>
      <w:r>
        <w:t>You linked well here back to your main argument.</w:t>
      </w:r>
    </w:p>
  </w:comment>
  <w:comment w:id="102" w:author="Feinberg, Krista" w:date="2025-11-13T20:09:00Z" w:initials="KF">
    <w:p w14:paraId="2ACD5550" w14:textId="77777777" w:rsidR="00857DF3" w:rsidRDefault="00857DF3" w:rsidP="00857DF3">
      <w:pPr>
        <w:pStyle w:val="CommentText"/>
      </w:pPr>
      <w:r>
        <w:rPr>
          <w:rStyle w:val="CommentReference"/>
        </w:rPr>
        <w:annotationRef/>
      </w:r>
      <w:r>
        <w:t>Passive voice.</w:t>
      </w:r>
    </w:p>
  </w:comment>
  <w:comment w:id="106" w:author="Feinberg, Krista" w:date="2025-11-13T20:12:00Z" w:initials="KF">
    <w:p w14:paraId="089A4F3F" w14:textId="77777777" w:rsidR="001254DC" w:rsidRDefault="001254DC" w:rsidP="001254DC">
      <w:pPr>
        <w:pStyle w:val="CommentText"/>
      </w:pPr>
      <w:r>
        <w:rPr>
          <w:rStyle w:val="CommentReference"/>
        </w:rPr>
        <w:annotationRef/>
      </w:r>
      <w:r>
        <w:t>Do you mean precedence?</w:t>
      </w:r>
    </w:p>
  </w:comment>
  <w:comment w:id="107" w:author="Feinberg, Krista" w:date="2025-11-13T20:13:00Z" w:initials="KF">
    <w:p w14:paraId="6E7F4191" w14:textId="77777777" w:rsidR="001254DC" w:rsidRDefault="001254DC" w:rsidP="001254DC">
      <w:pPr>
        <w:pStyle w:val="CommentText"/>
      </w:pPr>
      <w:r>
        <w:rPr>
          <w:rStyle w:val="CommentReference"/>
        </w:rPr>
        <w:annotationRef/>
      </w:r>
      <w:r>
        <w:t>I don’t understand your point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41574C" w15:done="0"/>
  <w15:commentEx w15:paraId="48E93844" w15:done="0"/>
  <w15:commentEx w15:paraId="4E77EBD7" w15:done="0"/>
  <w15:commentEx w15:paraId="1E8BAD0F" w15:done="0"/>
  <w15:commentEx w15:paraId="1BB59E54" w15:done="0"/>
  <w15:commentEx w15:paraId="0D760AB7" w15:done="0"/>
  <w15:commentEx w15:paraId="14CC3C86" w15:done="0"/>
  <w15:commentEx w15:paraId="2E594724" w15:done="0"/>
  <w15:commentEx w15:paraId="60EE2422" w15:done="0"/>
  <w15:commentEx w15:paraId="67BCE748" w15:done="0"/>
  <w15:commentEx w15:paraId="27346852" w15:done="0"/>
  <w15:commentEx w15:paraId="224AB04C" w15:done="0"/>
  <w15:commentEx w15:paraId="29DCA421" w15:done="0"/>
  <w15:commentEx w15:paraId="6D00B0F3" w15:done="0"/>
  <w15:commentEx w15:paraId="6A2AEE54" w15:done="0"/>
  <w15:commentEx w15:paraId="4809812A" w15:done="0"/>
  <w15:commentEx w15:paraId="7813CC8B" w15:done="0"/>
  <w15:commentEx w15:paraId="32B94A0A" w15:done="0"/>
  <w15:commentEx w15:paraId="040B1924" w15:done="0"/>
  <w15:commentEx w15:paraId="464951B3" w15:done="0"/>
  <w15:commentEx w15:paraId="2ACD5550" w15:done="0"/>
  <w15:commentEx w15:paraId="089A4F3F" w15:done="0"/>
  <w15:commentEx w15:paraId="6E7F41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6731DB" w16cex:dateUtc="2025-11-14T02:00:00Z"/>
  <w16cex:commentExtensible w16cex:durableId="7198D89A" w16cex:dateUtc="2025-11-14T02:03:00Z"/>
  <w16cex:commentExtensible w16cex:durableId="4A25552D" w16cex:dateUtc="2025-11-14T02:07:00Z"/>
  <w16cex:commentExtensible w16cex:durableId="3B2D8FD1" w16cex:dateUtc="2025-11-14T02:06:00Z"/>
  <w16cex:commentExtensible w16cex:durableId="1312C565" w16cex:dateUtc="2025-11-14T02:35:00Z"/>
  <w16cex:commentExtensible w16cex:durableId="4DC34614" w16cex:dateUtc="2025-11-14T02:37:00Z"/>
  <w16cex:commentExtensible w16cex:durableId="62F35F40" w16cex:dateUtc="2025-11-14T02:38:00Z"/>
  <w16cex:commentExtensible w16cex:durableId="0A7CB098" w16cex:dateUtc="2025-11-14T02:38:00Z"/>
  <w16cex:commentExtensible w16cex:durableId="7CD236A9" w16cex:dateUtc="2025-11-14T02:41:00Z"/>
  <w16cex:commentExtensible w16cex:durableId="4EF54F6F" w16cex:dateUtc="2025-11-14T02:42:00Z"/>
  <w16cex:commentExtensible w16cex:durableId="5F87139C" w16cex:dateUtc="2025-11-14T02:53:00Z"/>
  <w16cex:commentExtensible w16cex:durableId="6D714046" w16cex:dateUtc="2025-11-14T02:59:00Z"/>
  <w16cex:commentExtensible w16cex:durableId="532A1E18" w16cex:dateUtc="2025-11-14T02:55:00Z"/>
  <w16cex:commentExtensible w16cex:durableId="3488E723" w16cex:dateUtc="2025-11-14T02:56:00Z"/>
  <w16cex:commentExtensible w16cex:durableId="7C3A51A4" w16cex:dateUtc="2025-11-14T02:58:00Z"/>
  <w16cex:commentExtensible w16cex:durableId="20C01C9C" w16cex:dateUtc="2025-11-14T03:00:00Z"/>
  <w16cex:commentExtensible w16cex:durableId="11E91688" w16cex:dateUtc="2025-11-14T03:01:00Z"/>
  <w16cex:commentExtensible w16cex:durableId="34F28C69" w16cex:dateUtc="2025-11-14T03:04:00Z"/>
  <w16cex:commentExtensible w16cex:durableId="143F0DBA" w16cex:dateUtc="2025-11-14T03:05:00Z"/>
  <w16cex:commentExtensible w16cex:durableId="69E3DEA6" w16cex:dateUtc="2025-11-14T03:07:00Z"/>
  <w16cex:commentExtensible w16cex:durableId="54EFE5D4" w16cex:dateUtc="2025-11-14T03:09:00Z"/>
  <w16cex:commentExtensible w16cex:durableId="3FF6F46F" w16cex:dateUtc="2025-11-14T03:12:00Z"/>
  <w16cex:commentExtensible w16cex:durableId="501F0C91" w16cex:dateUtc="2025-11-14T03: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41574C" w16cid:durableId="0B6731DB"/>
  <w16cid:commentId w16cid:paraId="48E93844" w16cid:durableId="7198D89A"/>
  <w16cid:commentId w16cid:paraId="4E77EBD7" w16cid:durableId="4A25552D"/>
  <w16cid:commentId w16cid:paraId="1E8BAD0F" w16cid:durableId="3B2D8FD1"/>
  <w16cid:commentId w16cid:paraId="1BB59E54" w16cid:durableId="1312C565"/>
  <w16cid:commentId w16cid:paraId="0D760AB7" w16cid:durableId="4DC34614"/>
  <w16cid:commentId w16cid:paraId="14CC3C86" w16cid:durableId="62F35F40"/>
  <w16cid:commentId w16cid:paraId="2E594724" w16cid:durableId="0A7CB098"/>
  <w16cid:commentId w16cid:paraId="60EE2422" w16cid:durableId="7CD236A9"/>
  <w16cid:commentId w16cid:paraId="67BCE748" w16cid:durableId="4EF54F6F"/>
  <w16cid:commentId w16cid:paraId="27346852" w16cid:durableId="5F87139C"/>
  <w16cid:commentId w16cid:paraId="224AB04C" w16cid:durableId="6D714046"/>
  <w16cid:commentId w16cid:paraId="29DCA421" w16cid:durableId="532A1E18"/>
  <w16cid:commentId w16cid:paraId="6D00B0F3" w16cid:durableId="3488E723"/>
  <w16cid:commentId w16cid:paraId="6A2AEE54" w16cid:durableId="7C3A51A4"/>
  <w16cid:commentId w16cid:paraId="4809812A" w16cid:durableId="20C01C9C"/>
  <w16cid:commentId w16cid:paraId="7813CC8B" w16cid:durableId="11E91688"/>
  <w16cid:commentId w16cid:paraId="32B94A0A" w16cid:durableId="34F28C69"/>
  <w16cid:commentId w16cid:paraId="040B1924" w16cid:durableId="143F0DBA"/>
  <w16cid:commentId w16cid:paraId="464951B3" w16cid:durableId="69E3DEA6"/>
  <w16cid:commentId w16cid:paraId="2ACD5550" w16cid:durableId="54EFE5D4"/>
  <w16cid:commentId w16cid:paraId="089A4F3F" w16cid:durableId="3FF6F46F"/>
  <w16cid:commentId w16cid:paraId="6E7F4191" w16cid:durableId="501F0C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18991" w14:textId="77777777" w:rsidR="001F1FB8" w:rsidRDefault="001F1FB8">
      <w:r>
        <w:separator/>
      </w:r>
    </w:p>
  </w:endnote>
  <w:endnote w:type="continuationSeparator" w:id="0">
    <w:p w14:paraId="4AB18993" w14:textId="77777777" w:rsidR="001F1FB8" w:rsidRDefault="001F1F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1898D" w14:textId="77777777" w:rsidR="001F1FB8" w:rsidRDefault="001F1FB8">
      <w:r>
        <w:separator/>
      </w:r>
    </w:p>
  </w:footnote>
  <w:footnote w:type="continuationSeparator" w:id="0">
    <w:p w14:paraId="4AB1898F" w14:textId="77777777" w:rsidR="001F1FB8" w:rsidRDefault="001F1F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1898C" w14:textId="77777777" w:rsidR="00EA198E" w:rsidRDefault="001F1FB8">
    <w:pPr>
      <w:pStyle w:val="BodyText"/>
      <w:spacing w:line="14" w:lineRule="auto"/>
      <w:rPr>
        <w:sz w:val="20"/>
      </w:rPr>
    </w:pPr>
    <w:r>
      <w:rPr>
        <w:noProof/>
        <w:sz w:val="20"/>
      </w:rPr>
      <mc:AlternateContent>
        <mc:Choice Requires="wps">
          <w:drawing>
            <wp:anchor distT="0" distB="0" distL="0" distR="0" simplePos="0" relativeHeight="487526912" behindDoc="1" locked="0" layoutInCell="1" allowOverlap="1" wp14:anchorId="4AB1898D" wp14:editId="4AB1898E">
              <wp:simplePos x="0" y="0"/>
              <wp:positionH relativeFrom="page">
                <wp:posOffset>6738493</wp:posOffset>
              </wp:positionH>
              <wp:positionV relativeFrom="page">
                <wp:posOffset>444492</wp:posOffset>
              </wp:positionV>
              <wp:extent cx="170815" cy="2114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15" cy="211454"/>
                      </a:xfrm>
                      <a:prstGeom prst="rect">
                        <a:avLst/>
                      </a:prstGeom>
                    </wps:spPr>
                    <wps:txbx>
                      <w:txbxContent>
                        <w:p w14:paraId="4AB1898F" w14:textId="77777777" w:rsidR="00EA198E" w:rsidRDefault="001F1FB8">
                          <w:pPr>
                            <w:pStyle w:val="BodyText"/>
                            <w:spacing w:before="17"/>
                            <w:ind w:left="60"/>
                            <w:rPr>
                              <w:rFonts w:ascii="Calibri"/>
                            </w:rPr>
                          </w:pPr>
                          <w:r>
                            <w:rPr>
                              <w:rFonts w:ascii="Calibri"/>
                              <w:spacing w:val="-10"/>
                              <w:w w:val="105"/>
                            </w:rPr>
                            <w:fldChar w:fldCharType="begin"/>
                          </w:r>
                          <w:r>
                            <w:rPr>
                              <w:rFonts w:ascii="Calibri"/>
                              <w:spacing w:val="-10"/>
                              <w:w w:val="105"/>
                            </w:rPr>
                            <w:instrText xml:space="preserve"> PAGE </w:instrText>
                          </w:r>
                          <w:r>
                            <w:rPr>
                              <w:rFonts w:ascii="Calibri"/>
                              <w:spacing w:val="-10"/>
                              <w:w w:val="105"/>
                            </w:rPr>
                            <w:fldChar w:fldCharType="separate"/>
                          </w:r>
                          <w:r>
                            <w:rPr>
                              <w:rFonts w:ascii="Calibri"/>
                              <w:spacing w:val="-10"/>
                              <w:w w:val="105"/>
                            </w:rPr>
                            <w:t>1</w:t>
                          </w:r>
                          <w:r>
                            <w:rPr>
                              <w:rFonts w:ascii="Calibri"/>
                              <w:spacing w:val="-10"/>
                              <w:w w:val="105"/>
                            </w:rPr>
                            <w:fldChar w:fldCharType="end"/>
                          </w:r>
                        </w:p>
                      </w:txbxContent>
                    </wps:txbx>
                    <wps:bodyPr wrap="square" lIns="0" tIns="0" rIns="0" bIns="0" rtlCol="0">
                      <a:noAutofit/>
                    </wps:bodyPr>
                  </wps:wsp>
                </a:graphicData>
              </a:graphic>
            </wp:anchor>
          </w:drawing>
        </mc:Choice>
        <mc:Fallback>
          <w:pict>
            <v:shapetype w14:anchorId="4AB1898D" id="_x0000_t202" coordsize="21600,21600" o:spt="202" path="m,l,21600r21600,l21600,xe">
              <v:stroke joinstyle="miter"/>
              <v:path gradientshapeok="t" o:connecttype="rect"/>
            </v:shapetype>
            <v:shape id="Textbox 1" o:spid="_x0000_s1026" type="#_x0000_t202" style="position:absolute;margin-left:530.6pt;margin-top:35pt;width:13.45pt;height:16.65pt;z-index:-1578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" filled="f" stroked="f">
              <v:textbox inset="0,0,0,0">
                <w:txbxContent>
                  <w:p w14:paraId="4AB1898F" w14:textId="77777777" w:rsidR="00EA198E" w:rsidRDefault="001F1FB8">
                    <w:pPr>
                      <w:pStyle w:val="BodyText"/>
                      <w:spacing w:before="17"/>
                      <w:ind w:left="60"/>
                      <w:rPr>
                        <w:rFonts w:ascii="Calibri"/>
                      </w:rPr>
                    </w:pPr>
                    <w:r>
                      <w:rPr>
                        <w:rFonts w:ascii="Calibri"/>
                        <w:spacing w:val="-10"/>
                        <w:w w:val="105"/>
                      </w:rPr>
                      <w:fldChar w:fldCharType="begin"/>
                    </w:r>
                    <w:r>
                      <w:rPr>
                        <w:rFonts w:ascii="Calibri"/>
                        <w:spacing w:val="-10"/>
                        <w:w w:val="105"/>
                      </w:rPr>
                      <w:instrText xml:space="preserve"> PAGE </w:instrText>
                    </w:r>
                    <w:r>
                      <w:rPr>
                        <w:rFonts w:ascii="Calibri"/>
                        <w:spacing w:val="-10"/>
                        <w:w w:val="105"/>
                      </w:rPr>
                      <w:fldChar w:fldCharType="separate"/>
                    </w:r>
                    <w:r>
                      <w:rPr>
                        <w:rFonts w:ascii="Calibri"/>
                        <w:spacing w:val="-10"/>
                        <w:w w:val="105"/>
                      </w:rPr>
                      <w:t>1</w:t>
                    </w:r>
                    <w:r>
                      <w:rPr>
                        <w:rFonts w:ascii="Calibri"/>
                        <w:spacing w:val="-10"/>
                        <w:w w:val="105"/>
                      </w:rPr>
                      <w:fldChar w:fldCharType="end"/>
                    </w:r>
                  </w:p>
                </w:txbxContent>
              </v:textbox>
              <w10:wrap anchorx="page" anchory="page"/>
            </v:shape>
          </w:pict>
        </mc:Fallback>
      </mc:AlternateConten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inberg, Krista">
    <w15:presenceInfo w15:providerId="AD" w15:userId="S::laprof@byui.edu::658a4eec-88a4-4f8d-b0bb-c792554f20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trackRevisions/>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8E"/>
    <w:rsid w:val="00065F37"/>
    <w:rsid w:val="001254DC"/>
    <w:rsid w:val="001C3827"/>
    <w:rsid w:val="001F1FB8"/>
    <w:rsid w:val="00224A83"/>
    <w:rsid w:val="0028745A"/>
    <w:rsid w:val="00292C7A"/>
    <w:rsid w:val="002D4BBA"/>
    <w:rsid w:val="00411279"/>
    <w:rsid w:val="00533334"/>
    <w:rsid w:val="006F35EB"/>
    <w:rsid w:val="00800499"/>
    <w:rsid w:val="00857DF3"/>
    <w:rsid w:val="008D5F64"/>
    <w:rsid w:val="00901BB3"/>
    <w:rsid w:val="00B72BBD"/>
    <w:rsid w:val="00BC7FD6"/>
    <w:rsid w:val="00BF37BC"/>
    <w:rsid w:val="00BF70CD"/>
    <w:rsid w:val="00C92A32"/>
    <w:rsid w:val="00E07ECB"/>
    <w:rsid w:val="00EA19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1893B"/>
  <w15:docId w15:val="{AFDC3570-FC2D-43DA-9D4B-27E0C7ACC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Revision">
    <w:name w:val="Revision"/>
    <w:hidden/>
    <w:uiPriority w:val="99"/>
    <w:semiHidden/>
    <w:rsid w:val="00BF70CD"/>
    <w:pPr>
      <w:widowControl/>
      <w:autoSpaceDE/>
      <w:autoSpaceDN/>
    </w:pPr>
    <w:rPr>
      <w:rFonts w:ascii="Times New Roman" w:eastAsia="Times New Roman" w:hAnsi="Times New Roman" w:cs="Times New Roman"/>
    </w:rPr>
  </w:style>
  <w:style w:type="character" w:styleId="Hyperlink">
    <w:name w:val="Hyperlink"/>
    <w:basedOn w:val="DefaultParagraphFont"/>
    <w:uiPriority w:val="99"/>
    <w:unhideWhenUsed/>
    <w:rsid w:val="00065F37"/>
    <w:rPr>
      <w:color w:val="0000FF" w:themeColor="hyperlink"/>
      <w:u w:val="single"/>
    </w:rPr>
  </w:style>
  <w:style w:type="character" w:styleId="UnresolvedMention">
    <w:name w:val="Unresolved Mention"/>
    <w:basedOn w:val="DefaultParagraphFont"/>
    <w:uiPriority w:val="99"/>
    <w:semiHidden/>
    <w:unhideWhenUsed/>
    <w:rsid w:val="00065F37"/>
    <w:rPr>
      <w:color w:val="605E5C"/>
      <w:shd w:val="clear" w:color="auto" w:fill="E1DFDD"/>
    </w:rPr>
  </w:style>
  <w:style w:type="character" w:styleId="CommentReference">
    <w:name w:val="annotation reference"/>
    <w:basedOn w:val="DefaultParagraphFont"/>
    <w:uiPriority w:val="99"/>
    <w:semiHidden/>
    <w:unhideWhenUsed/>
    <w:rsid w:val="0028745A"/>
    <w:rPr>
      <w:sz w:val="16"/>
      <w:szCs w:val="16"/>
    </w:rPr>
  </w:style>
  <w:style w:type="paragraph" w:styleId="CommentText">
    <w:name w:val="annotation text"/>
    <w:basedOn w:val="Normal"/>
    <w:link w:val="CommentTextChar"/>
    <w:uiPriority w:val="99"/>
    <w:unhideWhenUsed/>
    <w:rsid w:val="0028745A"/>
    <w:rPr>
      <w:sz w:val="20"/>
      <w:szCs w:val="20"/>
    </w:rPr>
  </w:style>
  <w:style w:type="character" w:customStyle="1" w:styleId="CommentTextChar">
    <w:name w:val="Comment Text Char"/>
    <w:basedOn w:val="DefaultParagraphFont"/>
    <w:link w:val="CommentText"/>
    <w:uiPriority w:val="99"/>
    <w:rsid w:val="0028745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8745A"/>
    <w:rPr>
      <w:b/>
      <w:bCs/>
    </w:rPr>
  </w:style>
  <w:style w:type="character" w:customStyle="1" w:styleId="CommentSubjectChar">
    <w:name w:val="Comment Subject Char"/>
    <w:basedOn w:val="CommentTextChar"/>
    <w:link w:val="CommentSubject"/>
    <w:uiPriority w:val="99"/>
    <w:semiHidden/>
    <w:rsid w:val="0028745A"/>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www.jstor.org/stable/41947564" TargetMode="External"/><Relationship Id="rId3" Type="http://schemas.openxmlformats.org/officeDocument/2006/relationships/webSettings" Target="webSettings.xml"/><Relationship Id="rId7" Type="http://schemas.openxmlformats.org/officeDocument/2006/relationships/comments" Target="comments.xml"/><Relationship Id="rId12" Type="http://schemas.openxmlformats.org/officeDocument/2006/relationships/hyperlink" Target="https://quaker.org/what-do-quakers-believe/"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yperlink" Target="https://quaker.org/what-do-quakers-believe/" TargetMode="External"/><Relationship Id="rId5" Type="http://schemas.openxmlformats.org/officeDocument/2006/relationships/endnotes" Target="end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footnotes" Target="footnote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1700</Words>
  <Characters>9696</Characters>
  <Application>Microsoft Office Word</Application>
  <DocSecurity>0</DocSecurity>
  <Lines>80</Lines>
  <Paragraphs>22</Paragraphs>
  <ScaleCrop>false</ScaleCrop>
  <Company/>
  <LinksUpToDate>false</LinksUpToDate>
  <CharactersWithSpaces>11374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McFarland, Zander</dc:creator>
  <cp:lastModifiedBy>Feinberg, Krista</cp:lastModifiedBy>
  <cp:revision>2</cp:revision>
  <dcterms:created xsi:type="dcterms:W3CDTF">2025-11-14T03:15:00Z</dcterms:created>
  <dcterms:modified xsi:type="dcterms:W3CDTF">2025-11-14T03:15:00Z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Creator">
    <vt:lpwstr>Microsoft Office Word</vt:lpwstr>
  </property>
  <property fmtid="{D5CDD505-2E9C-101B-9397-08002B2CF9AE}" pid="4" name="LastSaved">
    <vt:filetime>2025-11-09T00:00:00Z</vt:filetime>
  </property>
  <property fmtid="{D5CDD505-2E9C-101B-9397-08002B2CF9AE}" pid="5" name="Producer">
    <vt:lpwstr>Aspose.Words for Java 25.3.0</vt:lpwstr>
  </property>
</Properties>
</file>